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D5F6B" w14:textId="794A5774" w:rsidR="00B233DB" w:rsidRPr="0010391A" w:rsidRDefault="008C0FF7" w:rsidP="00B233D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tabs>
          <w:tab w:val="left" w:pos="2078"/>
        </w:tabs>
        <w:spacing w:line="480" w:lineRule="auto"/>
        <w:jc w:val="center"/>
        <w:rPr>
          <w:rStyle w:val="IntenseReference"/>
          <w:sz w:val="28"/>
          <w:szCs w:val="28"/>
        </w:rPr>
      </w:pPr>
      <w:sdt>
        <w:sdtPr>
          <w:rPr>
            <w:rStyle w:val="IntenseReference"/>
            <w:sz w:val="28"/>
            <w:szCs w:val="28"/>
          </w:rPr>
          <w:alias w:val="Title"/>
          <w:tag w:val=""/>
          <w:id w:val="1810512219"/>
          <w:placeholder>
            <w:docPart w:val="6A4361AFACFD42F2A69C72F5357AF38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IntenseReference"/>
          </w:rPr>
        </w:sdtEndPr>
        <w:sdtContent>
          <w:ins w:id="0" w:author="Hayden Quinn" w:date="2023-10-18T15:30:00Z">
            <w:r w:rsidR="001A2102">
              <w:rPr>
                <w:rStyle w:val="IntenseReference"/>
                <w:sz w:val="28"/>
                <w:szCs w:val="28"/>
              </w:rPr>
              <w:t>Zoom User Guide</w:t>
            </w:r>
          </w:ins>
        </w:sdtContent>
      </w:sdt>
    </w:p>
    <w:sdt>
      <w:sdtPr>
        <w:rPr>
          <w:rStyle w:val="IntenseReference"/>
          <w:sz w:val="28"/>
          <w:szCs w:val="28"/>
        </w:rPr>
        <w:alias w:val="Author"/>
        <w:tag w:val=""/>
        <w:id w:val="351917057"/>
        <w:placeholder>
          <w:docPart w:val="AF47E28B50C24EA4B6C55787E75A8C9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IntenseReference"/>
        </w:rPr>
      </w:sdtEndPr>
      <w:sdtContent>
        <w:p w14:paraId="38325407" w14:textId="5398E0FE" w:rsidR="00B233DB" w:rsidRPr="0010391A" w:rsidRDefault="007014A6" w:rsidP="00B233DB">
          <w:pPr>
            <w:pBdr>
              <w:top w:val="single" w:sz="4" w:space="1" w:color="auto"/>
              <w:left w:val="single" w:sz="4" w:space="4" w:color="auto"/>
              <w:bottom w:val="single" w:sz="4" w:space="31" w:color="auto"/>
              <w:right w:val="single" w:sz="4" w:space="4" w:color="auto"/>
            </w:pBdr>
            <w:tabs>
              <w:tab w:val="left" w:pos="2078"/>
            </w:tabs>
            <w:spacing w:line="480" w:lineRule="auto"/>
            <w:jc w:val="center"/>
            <w:rPr>
              <w:rStyle w:val="IntenseReference"/>
              <w:sz w:val="28"/>
              <w:szCs w:val="28"/>
            </w:rPr>
          </w:pPr>
          <w:r>
            <w:rPr>
              <w:rStyle w:val="IntenseReference"/>
              <w:sz w:val="28"/>
              <w:szCs w:val="28"/>
            </w:rPr>
            <w:t>Hayden Quinn</w:t>
          </w:r>
        </w:p>
      </w:sdtContent>
    </w:sdt>
    <w:p w14:paraId="7DCE674E" w14:textId="1F3CCBAB" w:rsidR="00D23275" w:rsidRPr="0010391A" w:rsidRDefault="00AD527C" w:rsidP="00B233D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tabs>
          <w:tab w:val="left" w:pos="2269"/>
        </w:tabs>
        <w:spacing w:line="480" w:lineRule="auto"/>
        <w:jc w:val="center"/>
        <w:rPr>
          <w:rStyle w:val="IntenseReference"/>
          <w:sz w:val="28"/>
          <w:szCs w:val="28"/>
        </w:rPr>
      </w:pPr>
      <w:r w:rsidRPr="0010391A">
        <w:rPr>
          <w:rStyle w:val="IntenseReference"/>
          <w:sz w:val="28"/>
          <w:szCs w:val="28"/>
        </w:rPr>
        <w:fldChar w:fldCharType="begin"/>
      </w:r>
      <w:r w:rsidRPr="0010391A">
        <w:rPr>
          <w:rStyle w:val="IntenseReference"/>
          <w:sz w:val="28"/>
          <w:szCs w:val="28"/>
        </w:rPr>
        <w:instrText xml:space="preserve"> CREATEDATE  \@ "yyyy-MM-dd"  \* MERGEFORMAT </w:instrText>
      </w:r>
      <w:r w:rsidRPr="0010391A">
        <w:rPr>
          <w:rStyle w:val="IntenseReference"/>
          <w:sz w:val="28"/>
          <w:szCs w:val="28"/>
        </w:rPr>
        <w:fldChar w:fldCharType="separate"/>
      </w:r>
      <w:r w:rsidR="007014A6">
        <w:rPr>
          <w:rStyle w:val="IntenseReference"/>
          <w:noProof/>
          <w:sz w:val="28"/>
          <w:szCs w:val="28"/>
        </w:rPr>
        <w:t>2023-10-13</w:t>
      </w:r>
      <w:r w:rsidRPr="0010391A">
        <w:rPr>
          <w:rStyle w:val="IntenseReference"/>
          <w:sz w:val="28"/>
          <w:szCs w:val="28"/>
        </w:rPr>
        <w:fldChar w:fldCharType="end"/>
      </w:r>
    </w:p>
    <w:p w14:paraId="3280F5CC" w14:textId="79687597" w:rsidR="00A97709" w:rsidRDefault="00D23275" w:rsidP="00A97709">
      <w:pPr>
        <w:pStyle w:val="Heading1"/>
      </w:pPr>
      <w:r>
        <w:rPr>
          <w:b/>
          <w:bCs/>
          <w:sz w:val="52"/>
          <w:szCs w:val="52"/>
          <w:u w:val="single"/>
        </w:rPr>
        <w:br w:type="page"/>
      </w:r>
      <w:bookmarkStart w:id="1" w:name="_Toc148214588"/>
      <w:r w:rsidR="00A97709">
        <w:lastRenderedPageBreak/>
        <w:t>Overview</w:t>
      </w:r>
      <w:bookmarkEnd w:id="1"/>
    </w:p>
    <w:p w14:paraId="186250A1" w14:textId="77777777" w:rsidR="00A97709" w:rsidRPr="003E5ACD" w:rsidRDefault="00A97709" w:rsidP="00A97709">
      <w:pPr>
        <w:rPr>
          <w:rFonts w:ascii="Arial" w:hAnsi="Arial" w:cs="Arial"/>
          <w:sz w:val="24"/>
          <w:szCs w:val="24"/>
        </w:rPr>
      </w:pPr>
      <w:r w:rsidRPr="003E5ACD">
        <w:rPr>
          <w:rFonts w:ascii="Arial" w:hAnsi="Arial" w:cs="Arial"/>
          <w:sz w:val="24"/>
          <w:szCs w:val="24"/>
        </w:rPr>
        <w:t>This User guide is designed to support students in installing, running and effectively utilising Zoom for their classes.</w:t>
      </w:r>
    </w:p>
    <w:p w14:paraId="21477861" w14:textId="354BE8CA" w:rsidR="00087492" w:rsidRPr="00F5594D" w:rsidRDefault="00220855" w:rsidP="00D23275">
      <w:pPr>
        <w:rPr>
          <w:b/>
          <w:bCs/>
          <w:sz w:val="52"/>
          <w:szCs w:val="52"/>
          <w:u w:val="single"/>
        </w:rPr>
      </w:pPr>
      <w:r w:rsidRPr="00220855">
        <w:rPr>
          <w:rStyle w:val="hgkelc"/>
          <w:rFonts w:ascii="Arial" w:hAnsi="Arial" w:cs="Arial"/>
          <w:sz w:val="24"/>
          <w:szCs w:val="24"/>
          <w:lang w:val="en"/>
        </w:rPr>
        <w:t>Zoom is a cloud-based video conferencing platform that can be used for video conferencing meetings, audio conferencing, webinars, meeting recordings, and live chat.</w:t>
      </w:r>
      <w:r>
        <w:rPr>
          <w:rStyle w:val="hgkelc"/>
          <w:lang w:val="en"/>
        </w:rPr>
        <w:t xml:space="preserve"> </w:t>
      </w:r>
      <w:r w:rsidR="00A97709" w:rsidRPr="006C4145">
        <w:rPr>
          <w:rFonts w:ascii="Arial" w:hAnsi="Arial" w:cs="Arial"/>
          <w:sz w:val="24"/>
          <w:szCs w:val="24"/>
        </w:rPr>
        <w:t>Zoom technology puts people at the centre, enabling meaningful connections, facilitating modern collaboration, and driving human innovation</w:t>
      </w:r>
      <w:r>
        <w:rPr>
          <w:rFonts w:ascii="Arial" w:hAnsi="Arial" w:cs="Arial"/>
          <w:sz w:val="24"/>
          <w:szCs w:val="24"/>
        </w:rPr>
        <w:t xml:space="preserve">. </w:t>
      </w:r>
      <w:r w:rsidR="00A97709" w:rsidRPr="006C4145">
        <w:rPr>
          <w:rFonts w:ascii="Arial" w:hAnsi="Arial" w:cs="Arial"/>
          <w:sz w:val="24"/>
          <w:szCs w:val="24"/>
        </w:rPr>
        <w:t>Founded in 2011, Zoom is publicly traded</w:t>
      </w:r>
      <w:r w:rsidR="00A97709">
        <w:rPr>
          <w:rFonts w:ascii="Arial" w:hAnsi="Arial" w:cs="Arial"/>
          <w:sz w:val="24"/>
          <w:szCs w:val="24"/>
        </w:rPr>
        <w:t xml:space="preserve"> </w:t>
      </w:r>
      <w:r w:rsidR="00A97709" w:rsidRPr="006C4145">
        <w:rPr>
          <w:rFonts w:ascii="Arial" w:hAnsi="Arial" w:cs="Arial"/>
          <w:sz w:val="24"/>
          <w:szCs w:val="24"/>
        </w:rPr>
        <w:t>and headquartered in San Jose, California.</w:t>
      </w:r>
      <w:r w:rsidR="00A97709">
        <w:rPr>
          <w:b/>
          <w:bCs/>
          <w:sz w:val="52"/>
          <w:szCs w:val="52"/>
          <w:u w:val="single"/>
        </w:rPr>
        <w:br w:type="page"/>
      </w:r>
    </w:p>
    <w:sdt>
      <w:sdtPr>
        <w:rPr>
          <w:color w:val="auto"/>
          <w:sz w:val="22"/>
          <w:szCs w:val="22"/>
          <w:lang w:val="en-AU"/>
        </w:rPr>
        <w:id w:val="-599954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E1E725" w14:textId="77777777" w:rsidR="007A2893" w:rsidRPr="00992826" w:rsidRDefault="007A2893" w:rsidP="007A2893">
          <w:pPr>
            <w:pStyle w:val="TOCHeading"/>
            <w:pBdr>
              <w:top w:val="single" w:sz="4" w:space="0" w:color="auto"/>
            </w:pBdr>
          </w:pPr>
          <w:r w:rsidRPr="00992826">
            <w:t>Contents</w:t>
          </w:r>
        </w:p>
        <w:p w14:paraId="7FE336CE" w14:textId="7BF639A7" w:rsidR="00E06C5B" w:rsidRDefault="007A28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r w:rsidRPr="006C4145">
            <w:rPr>
              <w:rFonts w:ascii="Arial" w:hAnsi="Arial" w:cs="Arial"/>
              <w:sz w:val="24"/>
              <w:szCs w:val="24"/>
            </w:rPr>
            <w:fldChar w:fldCharType="begin"/>
          </w:r>
          <w:r w:rsidRPr="006C414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C414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8214588" w:history="1">
            <w:r w:rsidR="00E06C5B" w:rsidRPr="00620114">
              <w:rPr>
                <w:rStyle w:val="Hyperlink"/>
                <w:noProof/>
              </w:rPr>
              <w:t>Overview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_Toc148214588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2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4ABA7339" w14:textId="70878A20" w:rsidR="00E06C5B" w:rsidRDefault="008C0F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89" w:history="1">
            <w:r w:rsidR="00E06C5B" w:rsidRPr="00620114">
              <w:rPr>
                <w:rStyle w:val="Hyperlink"/>
                <w:noProof/>
              </w:rPr>
              <w:t>Figures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_Toc148214589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4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6DE32B3E" w14:textId="772D894A" w:rsidR="00E06C5B" w:rsidRDefault="008C0F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0" w:history="1">
            <w:r w:rsidR="00E06C5B" w:rsidRPr="00620114">
              <w:rPr>
                <w:rStyle w:val="Hyperlink"/>
                <w:noProof/>
              </w:rPr>
              <w:t>Minimum hardware and software requirements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_Toc148214590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5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3EFEEC0D" w14:textId="5E9EEC72" w:rsidR="00E06C5B" w:rsidRDefault="008C0F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1" w:history="1">
            <w:r w:rsidR="00E06C5B" w:rsidRPr="00620114">
              <w:rPr>
                <w:rStyle w:val="Hyperlink"/>
                <w:noProof/>
              </w:rPr>
              <w:t>Safe use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_Toc148214591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6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4B27262" w14:textId="15A594DA" w:rsidR="00E06C5B" w:rsidRDefault="008C0F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2" w:history="1">
            <w:r w:rsidR="00E06C5B" w:rsidRPr="00620114">
              <w:rPr>
                <w:rStyle w:val="Hyperlink"/>
                <w:noProof/>
              </w:rPr>
              <w:t>Installation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_Toc148214592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7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CDAF443" w14:textId="77688D8F" w:rsidR="00E06C5B" w:rsidRDefault="008C0F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3" w:history="1">
            <w:r w:rsidR="00E06C5B" w:rsidRPr="00620114">
              <w:rPr>
                <w:rStyle w:val="Hyperlink"/>
                <w:noProof/>
              </w:rPr>
              <w:t>Getting started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_Toc148214593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9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6D9A64D" w14:textId="283B5284" w:rsidR="00E06C5B" w:rsidRDefault="008C0F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4" w:history="1">
            <w:r w:rsidR="00E06C5B" w:rsidRPr="00620114">
              <w:rPr>
                <w:rStyle w:val="Hyperlink"/>
                <w:noProof/>
              </w:rPr>
              <w:t>Major features and functions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_Toc148214594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11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76CDAA64" w14:textId="01619138" w:rsidR="00E06C5B" w:rsidRDefault="008C0F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5" w:history="1">
            <w:r w:rsidR="00E06C5B" w:rsidRPr="00620114">
              <w:rPr>
                <w:rStyle w:val="Hyperlink"/>
                <w:noProof/>
              </w:rPr>
              <w:t>Error messages and troubleshooting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_Toc148214595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12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4B0EB70A" w14:textId="490461F6" w:rsidR="00E06C5B" w:rsidRDefault="008C0F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6" w:history="1">
            <w:r w:rsidR="00E06C5B" w:rsidRPr="00620114">
              <w:rPr>
                <w:rStyle w:val="Hyperlink"/>
                <w:noProof/>
              </w:rPr>
              <w:t>developer contact information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_Toc148214596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13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0E90C617" w14:textId="076608A0" w:rsidR="00E06C5B" w:rsidRDefault="008C0F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7" w:history="1">
            <w:r w:rsidR="00E06C5B" w:rsidRPr="00620114">
              <w:rPr>
                <w:rStyle w:val="Hyperlink"/>
                <w:noProof/>
              </w:rPr>
              <w:t>Version control and approval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_Toc148214597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14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830EDA5" w14:textId="630C1075" w:rsidR="007A2893" w:rsidRDefault="007A2893" w:rsidP="007A2893">
          <w:r w:rsidRPr="006C414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289EABB" w14:textId="6E8942E7" w:rsidR="009867FD" w:rsidRPr="00A97709" w:rsidRDefault="007A2893" w:rsidP="00A97709">
      <w:pPr>
        <w:pStyle w:val="ListParagraph"/>
      </w:pPr>
      <w:r w:rsidRPr="003616D9">
        <w:rPr>
          <w:sz w:val="52"/>
          <w:szCs w:val="52"/>
        </w:rPr>
        <w:br w:type="page"/>
      </w:r>
    </w:p>
    <w:p w14:paraId="6FFED76E" w14:textId="77777777" w:rsidR="009867FD" w:rsidRDefault="009867FD" w:rsidP="009867FD">
      <w:pPr>
        <w:pStyle w:val="Heading1"/>
      </w:pPr>
      <w:bookmarkStart w:id="2" w:name="_Toc148214589"/>
      <w:r>
        <w:lastRenderedPageBreak/>
        <w:t>Figures</w:t>
      </w:r>
      <w:bookmarkEnd w:id="2"/>
    </w:p>
    <w:p w14:paraId="69C6EB69" w14:textId="27B64DA1" w:rsidR="0055360C" w:rsidRDefault="0055360C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148520422" w:history="1">
        <w:r w:rsidRPr="009B0972">
          <w:rPr>
            <w:rStyle w:val="Hyperlink"/>
            <w:noProof/>
          </w:rPr>
          <w:t>Figure 1 Download the Zoom desktop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_Toc148520422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41FC7B" w14:textId="6F0A84B6" w:rsidR="0055360C" w:rsidRDefault="008C0FF7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hyperlink r:id="rId9" w:anchor="_Toc148520423" w:history="1">
        <w:r w:rsidR="0055360C" w:rsidRPr="009B0972">
          <w:rPr>
            <w:rStyle w:val="Hyperlink"/>
            <w:noProof/>
          </w:rPr>
          <w:t>Figure 2 Download Zoom on iOS.</w:t>
        </w:r>
        <w:r w:rsidR="0055360C">
          <w:rPr>
            <w:noProof/>
            <w:webHidden/>
          </w:rPr>
          <w:tab/>
        </w:r>
        <w:r w:rsidR="0055360C">
          <w:rPr>
            <w:noProof/>
            <w:webHidden/>
          </w:rPr>
          <w:fldChar w:fldCharType="begin"/>
        </w:r>
        <w:r w:rsidR="0055360C">
          <w:rPr>
            <w:noProof/>
            <w:webHidden/>
          </w:rPr>
          <w:instrText xml:space="preserve"> PAGEREF _Toc148520423 \h </w:instrText>
        </w:r>
        <w:r w:rsidR="0055360C">
          <w:rPr>
            <w:noProof/>
            <w:webHidden/>
          </w:rPr>
        </w:r>
        <w:r w:rsidR="0055360C">
          <w:rPr>
            <w:noProof/>
            <w:webHidden/>
          </w:rPr>
          <w:fldChar w:fldCharType="separate"/>
        </w:r>
        <w:r w:rsidR="0055360C">
          <w:rPr>
            <w:noProof/>
            <w:webHidden/>
          </w:rPr>
          <w:t>7</w:t>
        </w:r>
        <w:r w:rsidR="0055360C">
          <w:rPr>
            <w:noProof/>
            <w:webHidden/>
          </w:rPr>
          <w:fldChar w:fldCharType="end"/>
        </w:r>
      </w:hyperlink>
    </w:p>
    <w:p w14:paraId="717FAC49" w14:textId="53A6D74C" w:rsidR="0055360C" w:rsidRDefault="008C0FF7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hyperlink r:id="rId10" w:anchor="_Toc148520424" w:history="1">
        <w:r w:rsidR="0055360C" w:rsidRPr="009B0972">
          <w:rPr>
            <w:rStyle w:val="Hyperlink"/>
            <w:noProof/>
          </w:rPr>
          <w:t>Figure 3 Download Zoom on Android.</w:t>
        </w:r>
        <w:r w:rsidR="0055360C">
          <w:rPr>
            <w:noProof/>
            <w:webHidden/>
          </w:rPr>
          <w:tab/>
        </w:r>
        <w:r w:rsidR="0055360C">
          <w:rPr>
            <w:noProof/>
            <w:webHidden/>
          </w:rPr>
          <w:fldChar w:fldCharType="begin"/>
        </w:r>
        <w:r w:rsidR="0055360C">
          <w:rPr>
            <w:noProof/>
            <w:webHidden/>
          </w:rPr>
          <w:instrText xml:space="preserve"> PAGEREF _Toc148520424 \h </w:instrText>
        </w:r>
        <w:r w:rsidR="0055360C">
          <w:rPr>
            <w:noProof/>
            <w:webHidden/>
          </w:rPr>
        </w:r>
        <w:r w:rsidR="0055360C">
          <w:rPr>
            <w:noProof/>
            <w:webHidden/>
          </w:rPr>
          <w:fldChar w:fldCharType="separate"/>
        </w:r>
        <w:r w:rsidR="0055360C">
          <w:rPr>
            <w:noProof/>
            <w:webHidden/>
          </w:rPr>
          <w:t>8</w:t>
        </w:r>
        <w:r w:rsidR="0055360C">
          <w:rPr>
            <w:noProof/>
            <w:webHidden/>
          </w:rPr>
          <w:fldChar w:fldCharType="end"/>
        </w:r>
      </w:hyperlink>
    </w:p>
    <w:p w14:paraId="1E9B8C73" w14:textId="4A014FCD" w:rsidR="009867FD" w:rsidRPr="00BE3623" w:rsidRDefault="0055360C" w:rsidP="00D42BC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AU"/>
        </w:rPr>
      </w:pPr>
      <w:r>
        <w:fldChar w:fldCharType="end"/>
      </w:r>
      <w:r w:rsidR="009867FD">
        <w:br w:type="page"/>
      </w:r>
    </w:p>
    <w:p w14:paraId="5067EA6C" w14:textId="72B18066" w:rsidR="009867FD" w:rsidRDefault="009867FD" w:rsidP="009867FD">
      <w:pPr>
        <w:pStyle w:val="Heading1"/>
      </w:pPr>
      <w:bookmarkStart w:id="3" w:name="_Toc148214590"/>
      <w:bookmarkStart w:id="4" w:name="_Hlk148093286"/>
      <w:r>
        <w:lastRenderedPageBreak/>
        <w:t>Minimum hardware and software requirements</w:t>
      </w:r>
      <w:bookmarkEnd w:id="3"/>
    </w:p>
    <w:bookmarkEnd w:id="4"/>
    <w:p w14:paraId="1BFD4472" w14:textId="72B18066" w:rsidR="00C12B29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  <w:r w:rsidRPr="00C12B29">
        <w:rPr>
          <w:rFonts w:ascii="Arial" w:hAnsi="Arial" w:cs="Arial"/>
          <w:b/>
          <w:bCs/>
          <w:sz w:val="24"/>
          <w:szCs w:val="24"/>
        </w:rPr>
        <w:t>System Requirements</w:t>
      </w:r>
    </w:p>
    <w:p w14:paraId="0833E4BE" w14:textId="1B0B4FB3" w:rsidR="006C4145" w:rsidRPr="00C12B29" w:rsidRDefault="006C4145" w:rsidP="00843E95">
      <w:pPr>
        <w:spacing w:before="100" w:beforeAutospacing="1" w:after="100" w:afterAutospacing="1" w:line="240" w:lineRule="auto"/>
        <w:ind w:left="680"/>
        <w:rPr>
          <w:rFonts w:ascii="Arial" w:hAnsi="Arial" w:cs="Arial"/>
          <w:b/>
          <w:bCs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An internet connection – broadband wired or wireless (3G or 4G/LTE)</w:t>
      </w:r>
    </w:p>
    <w:p w14:paraId="51E7A87B" w14:textId="3F7A17FC" w:rsidR="004640B1" w:rsidRDefault="004640B1" w:rsidP="00843E95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680"/>
        <w:rPr>
          <w:ins w:id="5" w:author="Hayden Quinn" w:date="2023-10-18T15:21:00Z"/>
          <w:rFonts w:ascii="Arial" w:hAnsi="Arial" w:cs="Arial"/>
          <w:sz w:val="24"/>
          <w:szCs w:val="24"/>
        </w:rPr>
      </w:pPr>
      <w:ins w:id="6" w:author="Hayden Quinn" w:date="2023-10-18T15:15:00Z">
        <w:r>
          <w:rPr>
            <w:rFonts w:ascii="Arial" w:hAnsi="Arial" w:cs="Arial"/>
            <w:sz w:val="24"/>
            <w:szCs w:val="24"/>
          </w:rPr>
          <w:t>Device (PC/Lapto</w:t>
        </w:r>
      </w:ins>
      <w:ins w:id="7" w:author="Hayden Quinn" w:date="2023-10-18T15:16:00Z">
        <w:r>
          <w:rPr>
            <w:rFonts w:ascii="Arial" w:hAnsi="Arial" w:cs="Arial"/>
            <w:sz w:val="24"/>
            <w:szCs w:val="24"/>
          </w:rPr>
          <w:t>p or Mobile).</w:t>
        </w:r>
      </w:ins>
    </w:p>
    <w:p w14:paraId="49F6E594" w14:textId="7D71A065" w:rsidR="004640B1" w:rsidRDefault="004640B1" w:rsidP="00843E95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680"/>
        <w:rPr>
          <w:ins w:id="8" w:author="Hayden Quinn" w:date="2023-10-18T15:15:00Z"/>
          <w:rFonts w:ascii="Arial" w:hAnsi="Arial" w:cs="Arial"/>
          <w:sz w:val="24"/>
          <w:szCs w:val="24"/>
        </w:rPr>
      </w:pPr>
      <w:ins w:id="9" w:author="Hayden Quinn" w:date="2023-10-18T15:21:00Z">
        <w:r>
          <w:rPr>
            <w:rFonts w:ascii="Arial" w:hAnsi="Arial" w:cs="Arial"/>
            <w:sz w:val="24"/>
            <w:szCs w:val="24"/>
          </w:rPr>
          <w:t>Modem/Router.</w:t>
        </w:r>
      </w:ins>
    </w:p>
    <w:p w14:paraId="49DB081F" w14:textId="5C4EB0F6" w:rsidR="006C4145" w:rsidRPr="006C4145" w:rsidRDefault="006C4145" w:rsidP="00843E95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Speakers and a microphone – built-in, USB plug-in, or wireless Bluetooth</w:t>
      </w:r>
    </w:p>
    <w:p w14:paraId="72D37B03" w14:textId="77777777" w:rsidR="006C4145" w:rsidRPr="006C4145" w:rsidRDefault="006C4145" w:rsidP="00843E95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 xml:space="preserve">A webcam or HD webcam - built-in, USB plug-in, or: </w:t>
      </w:r>
    </w:p>
    <w:p w14:paraId="362307C5" w14:textId="77777777" w:rsidR="006C4145" w:rsidRPr="006C4145" w:rsidRDefault="006C4145" w:rsidP="00843E95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An HD cam or HD camcorder with a video-capture card</w:t>
      </w:r>
      <w:r w:rsidRPr="006C4145">
        <w:rPr>
          <w:rFonts w:ascii="Arial" w:hAnsi="Arial" w:cs="Arial"/>
          <w:sz w:val="24"/>
          <w:szCs w:val="24"/>
        </w:rPr>
        <w:br/>
      </w:r>
      <w:r w:rsidRPr="006C4145">
        <w:rPr>
          <w:rStyle w:val="Strong"/>
          <w:rFonts w:ascii="Arial" w:hAnsi="Arial" w:cs="Arial"/>
          <w:sz w:val="24"/>
          <w:szCs w:val="24"/>
        </w:rPr>
        <w:t>Note</w:t>
      </w:r>
      <w:r w:rsidRPr="006C4145">
        <w:rPr>
          <w:rFonts w:ascii="Arial" w:hAnsi="Arial" w:cs="Arial"/>
          <w:sz w:val="24"/>
          <w:szCs w:val="24"/>
        </w:rPr>
        <w:t xml:space="preserve">: See the list of </w:t>
      </w:r>
      <w:hyperlink r:id="rId11" w:tgtFrame="_self" w:history="1">
        <w:r w:rsidRPr="006C4145">
          <w:rPr>
            <w:rStyle w:val="Hyperlink"/>
            <w:rFonts w:ascii="Arial" w:hAnsi="Arial" w:cs="Arial"/>
            <w:sz w:val="24"/>
            <w:szCs w:val="24"/>
          </w:rPr>
          <w:t>supported devices</w:t>
        </w:r>
      </w:hyperlink>
      <w:r w:rsidRPr="006C4145">
        <w:rPr>
          <w:rFonts w:ascii="Arial" w:hAnsi="Arial" w:cs="Arial"/>
          <w:sz w:val="24"/>
          <w:szCs w:val="24"/>
        </w:rPr>
        <w:t>.</w:t>
      </w:r>
    </w:p>
    <w:p w14:paraId="51AF195D" w14:textId="563FEE2A" w:rsidR="006C4145" w:rsidRDefault="006C4145" w:rsidP="00843E95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Virtual camera software for use with broadcasting software like OBS or IP cameras</w:t>
      </w:r>
      <w:r w:rsidRPr="006C4145">
        <w:rPr>
          <w:rFonts w:ascii="Arial" w:hAnsi="Arial" w:cs="Arial"/>
          <w:sz w:val="24"/>
          <w:szCs w:val="24"/>
        </w:rPr>
        <w:br/>
      </w:r>
      <w:r w:rsidRPr="006C4145">
        <w:rPr>
          <w:rStyle w:val="Strong"/>
          <w:rFonts w:ascii="Arial" w:hAnsi="Arial" w:cs="Arial"/>
          <w:sz w:val="24"/>
          <w:szCs w:val="24"/>
        </w:rPr>
        <w:t>Note</w:t>
      </w:r>
      <w:r w:rsidRPr="006C4145">
        <w:rPr>
          <w:rFonts w:ascii="Arial" w:hAnsi="Arial" w:cs="Arial"/>
          <w:sz w:val="24"/>
          <w:szCs w:val="24"/>
        </w:rPr>
        <w:t xml:space="preserve">: For macOS, </w:t>
      </w:r>
      <w:hyperlink r:id="rId12" w:tgtFrame="_self" w:history="1">
        <w:r w:rsidRPr="006C4145">
          <w:rPr>
            <w:rStyle w:val="Hyperlink"/>
            <w:rFonts w:ascii="Arial" w:hAnsi="Arial" w:cs="Arial"/>
            <w:sz w:val="24"/>
            <w:szCs w:val="24"/>
          </w:rPr>
          <w:t>Zoom client 5.1.1 or higher is required</w:t>
        </w:r>
      </w:hyperlink>
      <w:r w:rsidRPr="006C4145">
        <w:rPr>
          <w:rFonts w:ascii="Arial" w:hAnsi="Arial" w:cs="Arial"/>
          <w:sz w:val="24"/>
          <w:szCs w:val="24"/>
        </w:rPr>
        <w:t>.</w:t>
      </w:r>
    </w:p>
    <w:p w14:paraId="45FD849F" w14:textId="0F5CA082" w:rsidR="00C12B29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</w:t>
      </w:r>
      <w:r w:rsidRPr="00C12B29">
        <w:rPr>
          <w:rFonts w:ascii="Arial" w:hAnsi="Arial" w:cs="Arial"/>
          <w:b/>
          <w:bCs/>
          <w:sz w:val="24"/>
          <w:szCs w:val="24"/>
        </w:rPr>
        <w:t>Supported Operating Systems</w:t>
      </w:r>
    </w:p>
    <w:p w14:paraId="0991D86C" w14:textId="7E4330BB" w:rsidR="00C12B29" w:rsidRPr="00843E95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843E95">
        <w:rPr>
          <w:rFonts w:ascii="Arial" w:eastAsia="Times New Roman" w:hAnsi="Arial" w:cs="Arial"/>
          <w:sz w:val="24"/>
          <w:szCs w:val="24"/>
          <w:lang w:eastAsia="en-AU"/>
        </w:rPr>
        <w:t>macOS X with macOS X (10.11) or later</w:t>
      </w:r>
    </w:p>
    <w:p w14:paraId="3B286F9E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11</w:t>
      </w:r>
    </w:p>
    <w:p w14:paraId="194EC5B6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10</w:t>
      </w:r>
      <w:r w:rsidRPr="00C12B29"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C12B29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Note</w:t>
      </w:r>
      <w:r w:rsidRPr="00C12B29">
        <w:rPr>
          <w:rFonts w:ascii="Arial" w:eastAsia="Times New Roman" w:hAnsi="Arial" w:cs="Arial"/>
          <w:sz w:val="24"/>
          <w:szCs w:val="24"/>
          <w:lang w:eastAsia="en-AU"/>
        </w:rPr>
        <w:t>: Devices running Windows 10 must run Windows 10 Home, Pro, or Enterprise. S Mode is not supported.</w:t>
      </w:r>
    </w:p>
    <w:p w14:paraId="7E038B44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8 or 8.1</w:t>
      </w:r>
    </w:p>
    <w:p w14:paraId="690299B9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7</w:t>
      </w:r>
    </w:p>
    <w:p w14:paraId="23D04F4F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Ubuntu 12.04 or higher</w:t>
      </w:r>
    </w:p>
    <w:p w14:paraId="097F6245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Mint 17.1 or higher</w:t>
      </w:r>
    </w:p>
    <w:p w14:paraId="76E99900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Red Hat Enterprise Linux 8.0 or higher</w:t>
      </w:r>
    </w:p>
    <w:p w14:paraId="7A9F8E15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Oracle Linux 8.0 or higher</w:t>
      </w:r>
    </w:p>
    <w:p w14:paraId="561AA9D9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CentOS 8 or higher</w:t>
      </w:r>
    </w:p>
    <w:p w14:paraId="57F2CB2A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Fedora 21 or higher</w:t>
      </w:r>
    </w:p>
    <w:p w14:paraId="1868E23A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OpenSUSE 13.2 or higher</w:t>
      </w:r>
    </w:p>
    <w:p w14:paraId="0ABB87FE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ArchLinux (64-bit only)</w:t>
      </w:r>
    </w:p>
    <w:p w14:paraId="54FC4ED0" w14:textId="575CC23C" w:rsidR="00C12B29" w:rsidRPr="00C12B29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</w:p>
    <w:p w14:paraId="3D99187C" w14:textId="77777777" w:rsidR="009867FD" w:rsidRDefault="009867FD">
      <w:r>
        <w:br w:type="page"/>
      </w:r>
    </w:p>
    <w:p w14:paraId="354D326D" w14:textId="5EF13BBF" w:rsidR="009867FD" w:rsidRDefault="00EF3AE5" w:rsidP="009867FD">
      <w:pPr>
        <w:pStyle w:val="Heading1"/>
      </w:pPr>
      <w:bookmarkStart w:id="10" w:name="_Hlk148093684"/>
      <w:bookmarkStart w:id="11" w:name="_Toc148214591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B8D9F0F" wp14:editId="7F432712">
            <wp:simplePos x="0" y="0"/>
            <wp:positionH relativeFrom="margin">
              <wp:align>left</wp:align>
            </wp:positionH>
            <wp:positionV relativeFrom="paragraph">
              <wp:posOffset>756285</wp:posOffset>
            </wp:positionV>
            <wp:extent cx="2773680" cy="1516380"/>
            <wp:effectExtent l="0" t="0" r="7620" b="7620"/>
            <wp:wrapTight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ight>
            <wp:docPr id="198368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8484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7FD">
        <w:t>Safe use</w:t>
      </w:r>
      <w:bookmarkEnd w:id="10"/>
      <w:bookmarkEnd w:id="11"/>
    </w:p>
    <w:p w14:paraId="3286507A" w14:textId="01B238E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Encrypted meetings on by default</w:t>
      </w:r>
      <w:r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65CA395A" w14:textId="653D74AF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Create Waiting Rooms</w:t>
      </w:r>
      <w:r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1A071427" w14:textId="31DABCD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Require host to be present before meeting starts.</w:t>
      </w:r>
    </w:p>
    <w:p w14:paraId="1C9CE992" w14:textId="2532F94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 xml:space="preserve">Expel </w:t>
      </w:r>
      <w:r>
        <w:rPr>
          <w:rFonts w:ascii="Arial" w:eastAsia="Times New Roman" w:hAnsi="Arial" w:cs="Arial"/>
          <w:sz w:val="24"/>
          <w:szCs w:val="24"/>
          <w:lang w:eastAsia="en-AU"/>
        </w:rPr>
        <w:t>participants.</w:t>
      </w:r>
    </w:p>
    <w:p w14:paraId="4AB951DE" w14:textId="01D2AC2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Suspend participant activities.</w:t>
      </w:r>
    </w:p>
    <w:p w14:paraId="42868498" w14:textId="6D7048AE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Lock a meeting.</w:t>
      </w:r>
    </w:p>
    <w:p w14:paraId="3D9997FB" w14:textId="774B2C14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Screen share watermarks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48684D14" w14:textId="02D509C5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Audio signatures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6461CA63" w14:textId="7E19C3A0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Enable/disable participants to record.</w:t>
      </w:r>
    </w:p>
    <w:p w14:paraId="169E14CE" w14:textId="41E4883C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Temporary pause screen-sharing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4990D856" w14:textId="41660B87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Use a passcode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1CD6E4F4" w14:textId="2881AFEB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Only allow individuals with a given email domain to join.</w:t>
      </w:r>
    </w:p>
    <w:p w14:paraId="7DF8EC33" w14:textId="77777777" w:rsidR="001C5B18" w:rsidRDefault="00EF3AE5" w:rsidP="00EF3AE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7EA572E" wp14:editId="4701F78A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270510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48" y="21441"/>
                <wp:lineTo x="21448" y="0"/>
                <wp:lineTo x="0" y="0"/>
              </wp:wrapPolygon>
            </wp:wrapTight>
            <wp:docPr id="23423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3612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FF7">
        <w:rPr>
          <w:rFonts w:ascii="Arial" w:eastAsia="Times New Roman" w:hAnsi="Arial" w:cs="Arial"/>
          <w:sz w:val="24"/>
          <w:szCs w:val="24"/>
          <w:lang w:eastAsia="en-AU"/>
        </w:rPr>
        <w:pict w14:anchorId="7AB6DD13">
          <v:rect id="_x0000_i1026" style="width:0;height:1.5pt" o:hralign="center" o:hrstd="t" o:hr="t" fillcolor="#a0a0a0" stroked="f"/>
        </w:pict>
      </w:r>
    </w:p>
    <w:p w14:paraId="6A54C4BF" w14:textId="19E6FAA5" w:rsidR="00EF3AE5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Encryption for video, audio, and screen-sharing.</w:t>
      </w:r>
    </w:p>
    <w:p w14:paraId="7286ABA8" w14:textId="4D2A5DB0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Advanced chat encryption.</w:t>
      </w:r>
    </w:p>
    <w:p w14:paraId="0BC672B8" w14:textId="02FD8E49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Zoom phone voicemail cloud storage.</w:t>
      </w:r>
    </w:p>
    <w:p w14:paraId="7210DB5E" w14:textId="7A18DD7B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Recordings stored locally or in cloud.</w:t>
      </w:r>
    </w:p>
    <w:p w14:paraId="2BA528BE" w14:textId="1E103E0F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Audio signature to prevent unauthorized sharing.</w:t>
      </w:r>
    </w:p>
    <w:p w14:paraId="054CC887" w14:textId="25CD52A2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Screenshot watermarks.</w:t>
      </w:r>
    </w:p>
    <w:p w14:paraId="6F8F0243" w14:textId="673B55D6" w:rsidR="001C5B18" w:rsidRPr="001C5B18" w:rsidRDefault="008C0FF7" w:rsidP="001C5B1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1AAFD998">
          <v:rect id="_x0000_i1027" style="width:0;height:1.5pt" o:hralign="center" o:hrstd="t" o:hr="t" fillcolor="#a0a0a0" stroked="f"/>
        </w:pict>
      </w:r>
    </w:p>
    <w:p w14:paraId="496A3C47" w14:textId="56F1AF80" w:rsidR="00E06C5B" w:rsidRPr="006D584F" w:rsidRDefault="00E06C5B" w:rsidP="006D584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</w:p>
    <w:p w14:paraId="6D945038" w14:textId="7398D682" w:rsidR="009867FD" w:rsidRDefault="009867FD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br w:type="page"/>
      </w:r>
    </w:p>
    <w:p w14:paraId="6DD65F44" w14:textId="455933FB" w:rsidR="009867FD" w:rsidRDefault="009867FD" w:rsidP="009867FD">
      <w:pPr>
        <w:pStyle w:val="Heading1"/>
      </w:pPr>
      <w:bookmarkStart w:id="12" w:name="_Toc148214592"/>
      <w:r>
        <w:lastRenderedPageBreak/>
        <w:t>Installation</w:t>
      </w:r>
      <w:bookmarkEnd w:id="12"/>
    </w:p>
    <w:p w14:paraId="6234C77B" w14:textId="77777777" w:rsidR="00A04B3F" w:rsidRDefault="00A04B3F" w:rsidP="00A04B3F">
      <w:pPr>
        <w:pStyle w:val="NormalWeb"/>
        <w:rPr>
          <w:rFonts w:ascii="Arial" w:hAnsi="Arial" w:cs="Arial"/>
          <w:b/>
          <w:bCs/>
        </w:rPr>
      </w:pPr>
    </w:p>
    <w:p w14:paraId="62044F92" w14:textId="1F441201" w:rsidR="00686265" w:rsidRPr="00686265" w:rsidRDefault="00BE3623" w:rsidP="00C32848">
      <w:pPr>
        <w:pStyle w:val="NormalWeb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1736724" wp14:editId="7EB95675">
                <wp:simplePos x="0" y="0"/>
                <wp:positionH relativeFrom="column">
                  <wp:posOffset>-448945</wp:posOffset>
                </wp:positionH>
                <wp:positionV relativeFrom="paragraph">
                  <wp:posOffset>3094355</wp:posOffset>
                </wp:positionV>
                <wp:extent cx="657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126308" w14:textId="0AE60AA4" w:rsidR="00BE3623" w:rsidRPr="00C23C97" w:rsidRDefault="00BE3623" w:rsidP="00BE362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bookmarkStart w:id="13" w:name="_Toc148520381"/>
                            <w:bookmarkStart w:id="14" w:name="_Toc148510614"/>
                            <w:bookmarkStart w:id="15" w:name="_Toc148510639"/>
                            <w:bookmarkStart w:id="16" w:name="_Toc148510760"/>
                            <w:bookmarkStart w:id="17" w:name="_Toc148520422"/>
                            <w:r>
                              <w:t xml:space="preserve">Figure </w:t>
                            </w:r>
                            <w:r w:rsidR="008C0FF7">
                              <w:fldChar w:fldCharType="begin"/>
                            </w:r>
                            <w:r w:rsidR="008C0FF7">
                              <w:instrText xml:space="preserve"> SEQ Figure \* ARABIC </w:instrText>
                            </w:r>
                            <w:r w:rsidR="008C0F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8C0FF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Download the Zoom desktop client</w:t>
                            </w:r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73672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5.35pt;margin-top:243.65pt;width:517.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" stroked="f">
                <v:textbox style="mso-fit-shape-to-text:t" inset="0,0,0,0">
                  <w:txbxContent>
                    <w:p w14:paraId="5F126308" w14:textId="0AE60AA4" w:rsidR="00BE3623" w:rsidRPr="00C23C97" w:rsidRDefault="00BE3623" w:rsidP="00BE362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1F3864" w:themeColor="accent1" w:themeShade="80"/>
                          <w:sz w:val="28"/>
                          <w:szCs w:val="28"/>
                        </w:rPr>
                      </w:pPr>
                      <w:bookmarkStart w:id="18" w:name="_Toc148520381"/>
                      <w:bookmarkStart w:id="19" w:name="_Toc148510614"/>
                      <w:bookmarkStart w:id="20" w:name="_Toc148510639"/>
                      <w:bookmarkStart w:id="21" w:name="_Toc148510760"/>
                      <w:bookmarkStart w:id="22" w:name="_Toc148520422"/>
                      <w:r>
                        <w:t xml:space="preserve">Figure </w:t>
                      </w:r>
                      <w:r w:rsidR="008C0FF7">
                        <w:fldChar w:fldCharType="begin"/>
                      </w:r>
                      <w:r w:rsidR="008C0FF7">
                        <w:instrText xml:space="preserve"> SEQ Figure \* ARABIC </w:instrText>
                      </w:r>
                      <w:r w:rsidR="008C0F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8C0FF7">
                        <w:rPr>
                          <w:noProof/>
                        </w:rPr>
                        <w:fldChar w:fldCharType="end"/>
                      </w:r>
                      <w:r>
                        <w:t xml:space="preserve"> Download the Zoom desktop client</w:t>
                      </w:r>
                      <w:bookmarkEnd w:id="18"/>
                      <w:bookmarkEnd w:id="19"/>
                      <w:bookmarkEnd w:id="20"/>
                      <w:bookmarkEnd w:id="21"/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273775"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E7C309F" wp14:editId="47E2101E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6576060" cy="2735580"/>
            <wp:effectExtent l="95250" t="0" r="110490" b="64770"/>
            <wp:wrapTight wrapText="bothSides">
              <wp:wrapPolygon edited="0">
                <wp:start x="0" y="150"/>
                <wp:lineTo x="-313" y="451"/>
                <wp:lineTo x="-313" y="10078"/>
                <wp:lineTo x="17896" y="10078"/>
                <wp:lineTo x="17771" y="12485"/>
                <wp:lineTo x="7446" y="12485"/>
                <wp:lineTo x="7446" y="21660"/>
                <wp:lineTo x="7696" y="21961"/>
                <wp:lineTo x="21525" y="21961"/>
                <wp:lineTo x="21587" y="21660"/>
                <wp:lineTo x="21838" y="19855"/>
                <wp:lineTo x="21900" y="13237"/>
                <wp:lineTo x="20962" y="12485"/>
                <wp:lineTo x="18647" y="12485"/>
                <wp:lineTo x="19085" y="10228"/>
                <wp:lineTo x="20336" y="10078"/>
                <wp:lineTo x="21900" y="8724"/>
                <wp:lineTo x="21838" y="2858"/>
                <wp:lineTo x="21525" y="602"/>
                <wp:lineTo x="21525" y="150"/>
                <wp:lineTo x="0" y="150"/>
              </wp:wrapPolygon>
            </wp:wrapTight>
            <wp:docPr id="2043750110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265" w:rsidRPr="005C5C77">
        <w:rPr>
          <w:rFonts w:ascii="Arial" w:hAnsi="Arial" w:cs="Arial"/>
          <w:b/>
          <w:bCs/>
        </w:rPr>
        <w:t>To download the Zoom desktop client</w:t>
      </w:r>
      <w:r w:rsidR="005C5C77">
        <w:rPr>
          <w:rFonts w:ascii="Arial" w:hAnsi="Arial" w:cs="Arial"/>
        </w:rPr>
        <w:t>:</w:t>
      </w:r>
    </w:p>
    <w:p w14:paraId="60390399" w14:textId="316AB3CA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69418488" w14:textId="69963825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655EE395" w14:textId="77777777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3211EC04" w14:textId="628803CA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5025001A" w14:textId="77777777" w:rsidR="00273775" w:rsidRDefault="00273775" w:rsidP="00273775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129FCA94" w14:textId="319B0EDB" w:rsidR="006C2F80" w:rsidRPr="00E06C5B" w:rsidRDefault="006C2F80" w:rsidP="00E06C5B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7215AF50" w14:textId="713D6382" w:rsidR="006C2F80" w:rsidRDefault="006C2F80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5C7DD8" w14:textId="0AD98BA2" w:rsidR="00273775" w:rsidRDefault="00BE3623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6CE714F" wp14:editId="00FC23DF">
                <wp:simplePos x="0" y="0"/>
                <wp:positionH relativeFrom="column">
                  <wp:posOffset>-429895</wp:posOffset>
                </wp:positionH>
                <wp:positionV relativeFrom="paragraph">
                  <wp:posOffset>2832735</wp:posOffset>
                </wp:positionV>
                <wp:extent cx="657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ADB65" w14:textId="58A820D4" w:rsidR="00BE3623" w:rsidRPr="002E3A4A" w:rsidRDefault="00BE3623" w:rsidP="00BE3623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bookmarkStart w:id="23" w:name="_Toc148520383"/>
                            <w:bookmarkStart w:id="24" w:name="_Toc148510616"/>
                            <w:bookmarkStart w:id="25" w:name="_Toc148510641"/>
                            <w:bookmarkStart w:id="26" w:name="_Toc148510761"/>
                            <w:bookmarkStart w:id="27" w:name="_Toc148520423"/>
                            <w:r>
                              <w:t xml:space="preserve">Figure </w:t>
                            </w:r>
                            <w:r w:rsidR="008C0FF7">
                              <w:fldChar w:fldCharType="begin"/>
                            </w:r>
                            <w:r w:rsidR="008C0FF7">
                              <w:instrText xml:space="preserve"> SEQ Figure \* ARABIC </w:instrText>
                            </w:r>
                            <w:r w:rsidR="008C0F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8C0FF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Download Zoom on iOS.</w:t>
                            </w:r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714F" id="Text Box 2" o:spid="_x0000_s1027" type="#_x0000_t202" style="position:absolute;left:0;text-align:left;margin-left:-33.85pt;margin-top:223.05pt;width:517.8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AGILAIAAGQEAAAOAAAAZHJzL2Uyb0RvYy54bWysVMFu2zAMvQ/YPwi6L04yNBu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" stroked="f">
                <v:textbox style="mso-fit-shape-to-text:t" inset="0,0,0,0">
                  <w:txbxContent>
                    <w:p w14:paraId="237ADB65" w14:textId="58A820D4" w:rsidR="00BE3623" w:rsidRPr="002E3A4A" w:rsidRDefault="00BE3623" w:rsidP="00BE3623">
                      <w:pPr>
                        <w:pStyle w:val="Caption"/>
                        <w:rPr>
                          <w:b/>
                          <w:bCs/>
                          <w:noProof/>
                          <w:color w:val="1F3864" w:themeColor="accent1" w:themeShade="80"/>
                          <w:sz w:val="28"/>
                          <w:szCs w:val="28"/>
                        </w:rPr>
                      </w:pPr>
                      <w:bookmarkStart w:id="28" w:name="_Toc148520383"/>
                      <w:bookmarkStart w:id="29" w:name="_Toc148510616"/>
                      <w:bookmarkStart w:id="30" w:name="_Toc148510641"/>
                      <w:bookmarkStart w:id="31" w:name="_Toc148510761"/>
                      <w:bookmarkStart w:id="32" w:name="_Toc148520423"/>
                      <w:r>
                        <w:t xml:space="preserve">Figure </w:t>
                      </w:r>
                      <w:r w:rsidR="008C0FF7">
                        <w:fldChar w:fldCharType="begin"/>
                      </w:r>
                      <w:r w:rsidR="008C0FF7">
                        <w:instrText xml:space="preserve"> SEQ Figure \* ARABIC </w:instrText>
                      </w:r>
                      <w:r w:rsidR="008C0FF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8C0FF7">
                        <w:rPr>
                          <w:noProof/>
                        </w:rPr>
                        <w:fldChar w:fldCharType="end"/>
                      </w:r>
                      <w:r>
                        <w:t xml:space="preserve"> Download Zoom on iOS.</w:t>
                      </w:r>
                      <w:bookmarkEnd w:id="28"/>
                      <w:bookmarkEnd w:id="29"/>
                      <w:bookmarkEnd w:id="30"/>
                      <w:bookmarkEnd w:id="31"/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="00E06C5B"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440E542" wp14:editId="6B51D211">
            <wp:simplePos x="0" y="0"/>
            <wp:positionH relativeFrom="margin">
              <wp:posOffset>-429895</wp:posOffset>
            </wp:positionH>
            <wp:positionV relativeFrom="paragraph">
              <wp:posOffset>253365</wp:posOffset>
            </wp:positionV>
            <wp:extent cx="6576060" cy="2735580"/>
            <wp:effectExtent l="95250" t="0" r="110490" b="64770"/>
            <wp:wrapTight wrapText="bothSides">
              <wp:wrapPolygon edited="0">
                <wp:start x="0" y="150"/>
                <wp:lineTo x="-313" y="451"/>
                <wp:lineTo x="-313" y="10078"/>
                <wp:lineTo x="17896" y="10078"/>
                <wp:lineTo x="17771" y="12485"/>
                <wp:lineTo x="7446" y="12485"/>
                <wp:lineTo x="7446" y="21660"/>
                <wp:lineTo x="7759" y="21961"/>
                <wp:lineTo x="21525" y="21961"/>
                <wp:lineTo x="21838" y="19855"/>
                <wp:lineTo x="21900" y="13237"/>
                <wp:lineTo x="20962" y="12485"/>
                <wp:lineTo x="18647" y="12485"/>
                <wp:lineTo x="19085" y="10228"/>
                <wp:lineTo x="20461" y="10078"/>
                <wp:lineTo x="21838" y="8875"/>
                <wp:lineTo x="21838" y="2858"/>
                <wp:lineTo x="21525" y="602"/>
                <wp:lineTo x="21525" y="150"/>
                <wp:lineTo x="0" y="150"/>
              </wp:wrapPolygon>
            </wp:wrapTight>
            <wp:docPr id="907302082" name="Diagram 9073020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775" w:rsidRPr="005C5C77">
        <w:rPr>
          <w:rFonts w:ascii="Arial" w:hAnsi="Arial" w:cs="Arial"/>
          <w:b/>
          <w:bCs/>
          <w:sz w:val="24"/>
          <w:szCs w:val="24"/>
        </w:rPr>
        <w:t>To download the Zoom mobile app for iOS</w:t>
      </w:r>
      <w:r w:rsidR="005C5C77">
        <w:rPr>
          <w:rFonts w:ascii="Arial" w:hAnsi="Arial" w:cs="Arial"/>
          <w:sz w:val="24"/>
          <w:szCs w:val="24"/>
        </w:rPr>
        <w:t>:</w:t>
      </w:r>
    </w:p>
    <w:p w14:paraId="5605C22A" w14:textId="4DCB8E13" w:rsidR="005C5C77" w:rsidRDefault="005C5C77">
      <w:pPr>
        <w:rPr>
          <w:rFonts w:ascii="Arial" w:hAnsi="Arial" w:cs="Arial"/>
          <w:sz w:val="24"/>
          <w:szCs w:val="24"/>
        </w:rPr>
      </w:pPr>
    </w:p>
    <w:p w14:paraId="47D031B4" w14:textId="17D7A23A" w:rsidR="005C5C77" w:rsidRDefault="005C5C77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092C35F8" w14:textId="77777777" w:rsidR="005C5C77" w:rsidRDefault="005C5C77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384BCD7E" w14:textId="417DC3A7" w:rsidR="005C5C77" w:rsidRDefault="005C5C77" w:rsidP="006C2F80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E666D32" w14:textId="77777777" w:rsidR="00E06C5B" w:rsidRDefault="00E06C5B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908F58" w14:textId="072DA4E1" w:rsidR="0049200E" w:rsidRDefault="0049200E" w:rsidP="0099623E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</w:p>
    <w:p w14:paraId="7B5A36F4" w14:textId="77777777" w:rsidR="0049200E" w:rsidRDefault="0049200E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F57571" w14:textId="0FBD911B" w:rsidR="005C5C77" w:rsidRDefault="00BE3623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67467EF" wp14:editId="322429C4">
                <wp:simplePos x="0" y="0"/>
                <wp:positionH relativeFrom="column">
                  <wp:posOffset>-467995</wp:posOffset>
                </wp:positionH>
                <wp:positionV relativeFrom="paragraph">
                  <wp:posOffset>3061335</wp:posOffset>
                </wp:positionV>
                <wp:extent cx="657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5922A0" w14:textId="275D6CFD" w:rsidR="00BE3623" w:rsidRPr="00054177" w:rsidRDefault="00BE3623" w:rsidP="00BE3623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bookmarkStart w:id="33" w:name="_Toc148510618"/>
                            <w:bookmarkStart w:id="34" w:name="_Toc148510643"/>
                            <w:bookmarkStart w:id="35" w:name="_Toc148510762"/>
                            <w:bookmarkStart w:id="36" w:name="_Toc148520385"/>
                            <w:bookmarkStart w:id="37" w:name="_Toc148520424"/>
                            <w:r>
                              <w:t xml:space="preserve">Figure </w:t>
                            </w:r>
                            <w:r w:rsidR="008C0FF7">
                              <w:fldChar w:fldCharType="begin"/>
                            </w:r>
                            <w:r w:rsidR="008C0FF7">
                              <w:instrText xml:space="preserve"> SEQ Figure \* ARABIC </w:instrText>
                            </w:r>
                            <w:r w:rsidR="008C0F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8C0FF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Download Zoom on Android.</w:t>
                            </w:r>
                            <w:bookmarkEnd w:id="33"/>
                            <w:bookmarkEnd w:id="34"/>
                            <w:bookmarkEnd w:id="35"/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467EF" id="Text Box 3" o:spid="_x0000_s1028" type="#_x0000_t202" style="position:absolute;left:0;text-align:left;margin-left:-36.85pt;margin-top:241.05pt;width:517.8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" stroked="f">
                <v:textbox style="mso-fit-shape-to-text:t" inset="0,0,0,0">
                  <w:txbxContent>
                    <w:p w14:paraId="455922A0" w14:textId="275D6CFD" w:rsidR="00BE3623" w:rsidRPr="00054177" w:rsidRDefault="00BE3623" w:rsidP="00BE3623">
                      <w:pPr>
                        <w:pStyle w:val="Caption"/>
                        <w:rPr>
                          <w:b/>
                          <w:bCs/>
                          <w:noProof/>
                          <w:color w:val="1F3864" w:themeColor="accent1" w:themeShade="80"/>
                          <w:sz w:val="28"/>
                          <w:szCs w:val="28"/>
                        </w:rPr>
                      </w:pPr>
                      <w:bookmarkStart w:id="38" w:name="_Toc148510618"/>
                      <w:bookmarkStart w:id="39" w:name="_Toc148510643"/>
                      <w:bookmarkStart w:id="40" w:name="_Toc148510762"/>
                      <w:bookmarkStart w:id="41" w:name="_Toc148520385"/>
                      <w:bookmarkStart w:id="42" w:name="_Toc148520424"/>
                      <w:r>
                        <w:t xml:space="preserve">Figure </w:t>
                      </w:r>
                      <w:r w:rsidR="008C0FF7">
                        <w:fldChar w:fldCharType="begin"/>
                      </w:r>
                      <w:r w:rsidR="008C0FF7">
                        <w:instrText xml:space="preserve"> SEQ Figure \* ARABIC </w:instrText>
                      </w:r>
                      <w:r w:rsidR="008C0FF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8C0FF7">
                        <w:rPr>
                          <w:noProof/>
                        </w:rPr>
                        <w:fldChar w:fldCharType="end"/>
                      </w:r>
                      <w:r>
                        <w:t xml:space="preserve"> Download Zoom on Android.</w:t>
                      </w:r>
                      <w:bookmarkEnd w:id="38"/>
                      <w:bookmarkEnd w:id="39"/>
                      <w:bookmarkEnd w:id="40"/>
                      <w:bookmarkEnd w:id="41"/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  <w:r w:rsidR="005C5C77"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7E5DD71" wp14:editId="2B155592">
            <wp:simplePos x="0" y="0"/>
            <wp:positionH relativeFrom="margin">
              <wp:posOffset>-467995</wp:posOffset>
            </wp:positionH>
            <wp:positionV relativeFrom="paragraph">
              <wp:posOffset>268605</wp:posOffset>
            </wp:positionV>
            <wp:extent cx="6576060" cy="2735580"/>
            <wp:effectExtent l="95250" t="0" r="110490" b="64770"/>
            <wp:wrapTight wrapText="bothSides">
              <wp:wrapPolygon edited="0">
                <wp:start x="0" y="150"/>
                <wp:lineTo x="-313" y="451"/>
                <wp:lineTo x="-313" y="10078"/>
                <wp:lineTo x="17896" y="10078"/>
                <wp:lineTo x="17771" y="12485"/>
                <wp:lineTo x="7446" y="12485"/>
                <wp:lineTo x="7446" y="21660"/>
                <wp:lineTo x="7759" y="21961"/>
                <wp:lineTo x="21525" y="21961"/>
                <wp:lineTo x="21587" y="21660"/>
                <wp:lineTo x="21838" y="19855"/>
                <wp:lineTo x="21900" y="13237"/>
                <wp:lineTo x="20962" y="12485"/>
                <wp:lineTo x="18647" y="12485"/>
                <wp:lineTo x="19085" y="10228"/>
                <wp:lineTo x="20461" y="10078"/>
                <wp:lineTo x="21900" y="8875"/>
                <wp:lineTo x="21838" y="2858"/>
                <wp:lineTo x="21525" y="602"/>
                <wp:lineTo x="21525" y="150"/>
                <wp:lineTo x="0" y="150"/>
              </wp:wrapPolygon>
            </wp:wrapTight>
            <wp:docPr id="1302273306" name="Diagram 130227330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77" w:rsidRPr="005C5C77">
        <w:rPr>
          <w:rFonts w:ascii="Arial" w:hAnsi="Arial" w:cs="Arial"/>
          <w:b/>
          <w:bCs/>
          <w:sz w:val="24"/>
          <w:szCs w:val="24"/>
        </w:rPr>
        <w:t>To download the Zoom mobile app for Android</w:t>
      </w:r>
      <w:r w:rsidR="005C5C77">
        <w:rPr>
          <w:rFonts w:ascii="Arial" w:hAnsi="Arial" w:cs="Arial"/>
          <w:sz w:val="24"/>
          <w:szCs w:val="24"/>
        </w:rPr>
        <w:t>:</w:t>
      </w:r>
    </w:p>
    <w:p w14:paraId="585C2D75" w14:textId="64F57A1D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4331362" w14:textId="77777777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53542D3F" w14:textId="77777777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7404EC93" w14:textId="6B2D8FFA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F277874" w14:textId="545C6132" w:rsidR="00E06C5B" w:rsidRDefault="00E06C5B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1F5AA5D6" w14:textId="6D9613FB" w:rsidR="00E06C5B" w:rsidRDefault="00E06C5B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6D3E659" w14:textId="6FD5ABB8" w:rsidR="005C5C77" w:rsidRPr="00E30629" w:rsidRDefault="00E30629" w:rsidP="005C5C77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  <w:r w:rsidRPr="00E30629">
        <w:rPr>
          <w:rFonts w:ascii="Arial" w:hAnsi="Arial" w:cs="Arial"/>
          <w:sz w:val="24"/>
          <w:szCs w:val="24"/>
        </w:rPr>
        <w:br w:type="page"/>
      </w:r>
    </w:p>
    <w:p w14:paraId="7D2CF67C" w14:textId="68A4BC45" w:rsidR="002C4109" w:rsidRDefault="009867FD" w:rsidP="00A41B87">
      <w:pPr>
        <w:pStyle w:val="Heading1"/>
      </w:pPr>
      <w:bookmarkStart w:id="43" w:name="_Toc148214593"/>
      <w:r>
        <w:lastRenderedPageBreak/>
        <w:t>Getting started</w:t>
      </w:r>
      <w:bookmarkEnd w:id="43"/>
    </w:p>
    <w:p w14:paraId="10F21586" w14:textId="3208EDBD" w:rsidR="006B3B02" w:rsidRPr="006B3B02" w:rsidRDefault="006B3B02" w:rsidP="006B3B02">
      <w:pPr>
        <w:pStyle w:val="ListParagraph"/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</w:p>
    <w:p w14:paraId="03128328" w14:textId="539F217D" w:rsidR="004C3EB6" w:rsidRPr="00AE46C1" w:rsidRDefault="00867A22" w:rsidP="00AE46C1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2B651D6" wp14:editId="24CC3BD6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755390" cy="1208405"/>
            <wp:effectExtent l="19050" t="19050" r="16510" b="10795"/>
            <wp:wrapTight wrapText="bothSides">
              <wp:wrapPolygon edited="0">
                <wp:start x="-110" y="-341"/>
                <wp:lineTo x="-110" y="21452"/>
                <wp:lineTo x="21585" y="21452"/>
                <wp:lineTo x="21585" y="-341"/>
                <wp:lineTo x="-110" y="-341"/>
              </wp:wrapPolygon>
            </wp:wrapTight>
            <wp:docPr id="199793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32230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16940" r="33127" b="39695"/>
                    <a:stretch/>
                  </pic:blipFill>
                  <pic:spPr bwMode="auto">
                    <a:xfrm>
                      <a:off x="0" y="0"/>
                      <a:ext cx="3781958" cy="1217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9FA">
        <w:rPr>
          <w:rFonts w:ascii="Arial" w:hAnsi="Arial" w:cs="Arial"/>
          <w:noProof/>
          <w:sz w:val="24"/>
          <w:szCs w:val="24"/>
        </w:rPr>
        <w:t xml:space="preserve">Download and Install Zoom: </w:t>
      </w:r>
      <w:r w:rsidR="00695365">
        <w:rPr>
          <w:rFonts w:ascii="Arial" w:hAnsi="Arial" w:cs="Arial"/>
          <w:noProof/>
          <w:sz w:val="24"/>
          <w:szCs w:val="24"/>
        </w:rPr>
        <w:t>Go to the app store and download Zoom or v</w:t>
      </w:r>
      <w:r w:rsidR="008369FA">
        <w:rPr>
          <w:rFonts w:ascii="Arial" w:hAnsi="Arial" w:cs="Arial"/>
          <w:noProof/>
          <w:sz w:val="24"/>
          <w:szCs w:val="24"/>
        </w:rPr>
        <w:t xml:space="preserve">isit the </w:t>
      </w:r>
      <w:hyperlink r:id="rId32" w:history="1">
        <w:r w:rsidR="008369FA" w:rsidRPr="00317D93">
          <w:rPr>
            <w:rStyle w:val="Hyperlink"/>
            <w:rFonts w:ascii="Arial" w:hAnsi="Arial" w:cs="Arial"/>
            <w:noProof/>
            <w:sz w:val="24"/>
            <w:szCs w:val="24"/>
          </w:rPr>
          <w:t>Zoom website</w:t>
        </w:r>
      </w:hyperlink>
      <w:r w:rsidR="002C4109">
        <w:rPr>
          <w:rFonts w:ascii="Arial" w:hAnsi="Arial" w:cs="Arial"/>
          <w:noProof/>
          <w:sz w:val="24"/>
          <w:szCs w:val="24"/>
        </w:rPr>
        <w:t xml:space="preserve">, go to “Resources”, </w:t>
      </w:r>
      <w:r w:rsidR="008369FA">
        <w:rPr>
          <w:rFonts w:ascii="Arial" w:hAnsi="Arial" w:cs="Arial"/>
          <w:noProof/>
          <w:sz w:val="24"/>
          <w:szCs w:val="24"/>
        </w:rPr>
        <w:t>and download the software</w:t>
      </w:r>
      <w:r w:rsidR="002C4109">
        <w:rPr>
          <w:rFonts w:ascii="Arial" w:hAnsi="Arial" w:cs="Arial"/>
          <w:noProof/>
          <w:sz w:val="24"/>
          <w:szCs w:val="24"/>
        </w:rPr>
        <w:t>.</w:t>
      </w:r>
    </w:p>
    <w:p w14:paraId="50EA2CD3" w14:textId="653438D9" w:rsidR="004C3EB6" w:rsidRPr="00C214E2" w:rsidRDefault="00A41B87" w:rsidP="00862072">
      <w:pPr>
        <w:tabs>
          <w:tab w:val="left" w:pos="3144"/>
        </w:tabs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598DD8E" wp14:editId="674BE244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3790950" cy="1111250"/>
            <wp:effectExtent l="19050" t="19050" r="19050" b="12700"/>
            <wp:wrapTight wrapText="bothSides">
              <wp:wrapPolygon edited="0">
                <wp:start x="-109" y="-370"/>
                <wp:lineTo x="-109" y="21477"/>
                <wp:lineTo x="21600" y="21477"/>
                <wp:lineTo x="21600" y="-370"/>
                <wp:lineTo x="-109" y="-370"/>
              </wp:wrapPolygon>
            </wp:wrapTight>
            <wp:docPr id="109628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85944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9099" r="2814" b="33573"/>
                    <a:stretch/>
                  </pic:blipFill>
                  <pic:spPr bwMode="auto">
                    <a:xfrm>
                      <a:off x="0" y="0"/>
                      <a:ext cx="3840767" cy="112585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FF7">
        <w:rPr>
          <w:rFonts w:ascii="Arial" w:eastAsia="Times New Roman" w:hAnsi="Arial" w:cs="Arial"/>
          <w:sz w:val="24"/>
          <w:szCs w:val="24"/>
          <w:lang w:eastAsia="en-AU"/>
        </w:rPr>
        <w:pict w14:anchorId="67A52F3B">
          <v:rect id="_x0000_i1028" style="width:0;height:1.5pt" o:hralign="center" o:hrstd="t" o:hr="t" fillcolor="#a0a0a0" stroked="f"/>
        </w:pict>
      </w:r>
    </w:p>
    <w:p w14:paraId="0D0A77EE" w14:textId="27A797DD" w:rsidR="006656BD" w:rsidRDefault="008369FA" w:rsidP="006656BD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Sign Up or Log in: Create a new Zoom account or log in with your existing credentials.</w:t>
      </w:r>
      <w:r w:rsidR="00125901">
        <w:rPr>
          <w:rFonts w:ascii="Arial" w:hAnsi="Arial" w:cs="Arial"/>
          <w:noProof/>
          <w:sz w:val="24"/>
          <w:szCs w:val="24"/>
        </w:rPr>
        <w:br/>
      </w:r>
    </w:p>
    <w:p w14:paraId="2BED20EF" w14:textId="77777777" w:rsidR="004C3EB6" w:rsidRPr="00AE46C1" w:rsidRDefault="004C3EB6" w:rsidP="00AE46C1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</w:p>
    <w:p w14:paraId="3717D160" w14:textId="320DA2F1" w:rsidR="00C86F55" w:rsidRPr="00C86F55" w:rsidRDefault="00C214E2" w:rsidP="00C86F5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05AED42" wp14:editId="5030CB3F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3816350" cy="1215390"/>
            <wp:effectExtent l="19050" t="19050" r="12700" b="22860"/>
            <wp:wrapTight wrapText="bothSides">
              <wp:wrapPolygon edited="0">
                <wp:start x="-108" y="-339"/>
                <wp:lineTo x="-108" y="21668"/>
                <wp:lineTo x="21564" y="21668"/>
                <wp:lineTo x="21564" y="-339"/>
                <wp:lineTo x="-108" y="-339"/>
              </wp:wrapPolygon>
            </wp:wrapTight>
            <wp:docPr id="112376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0029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4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6" b="4787"/>
                    <a:stretch/>
                  </pic:blipFill>
                  <pic:spPr bwMode="auto">
                    <a:xfrm>
                      <a:off x="0" y="0"/>
                      <a:ext cx="3816350" cy="121539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FF7">
        <w:rPr>
          <w:rFonts w:ascii="Arial" w:eastAsia="Times New Roman" w:hAnsi="Arial" w:cs="Arial"/>
          <w:sz w:val="24"/>
          <w:szCs w:val="24"/>
          <w:lang w:eastAsia="en-AU"/>
        </w:rPr>
        <w:pict w14:anchorId="2E67A21A">
          <v:rect id="_x0000_i1029" style="width:0;height:1.5pt" o:hralign="center" o:hrstd="t" o:hr="t" fillcolor="#a0a0a0" stroked="f"/>
        </w:pict>
      </w:r>
    </w:p>
    <w:p w14:paraId="52F2CF74" w14:textId="62F45EE8" w:rsidR="00317D93" w:rsidRDefault="00317D93" w:rsidP="00317D93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Adjust Audio and Video Settings: Before joining a meeting, make sure your microphone and camera are working properly.</w:t>
      </w:r>
      <w:r w:rsidR="00125901">
        <w:rPr>
          <w:rFonts w:ascii="Arial" w:hAnsi="Arial" w:cs="Arial"/>
          <w:noProof/>
          <w:sz w:val="24"/>
          <w:szCs w:val="24"/>
        </w:rPr>
        <w:t xml:space="preserve"> Go to </w:t>
      </w:r>
      <w:r w:rsidR="00862072">
        <w:rPr>
          <w:rFonts w:ascii="Arial" w:hAnsi="Arial" w:cs="Arial"/>
          <w:noProof/>
          <w:sz w:val="24"/>
          <w:szCs w:val="24"/>
        </w:rPr>
        <w:t xml:space="preserve"> </w:t>
      </w:r>
      <w:r w:rsidR="00125901">
        <w:rPr>
          <w:rFonts w:ascii="Arial" w:hAnsi="Arial" w:cs="Arial"/>
          <w:noProof/>
          <w:sz w:val="24"/>
          <w:szCs w:val="24"/>
        </w:rPr>
        <w:t>“Settings” and test your audio and video devices.</w:t>
      </w:r>
    </w:p>
    <w:p w14:paraId="0188F520" w14:textId="1D428D96" w:rsidR="00317D93" w:rsidRPr="00C86F55" w:rsidRDefault="004C3BEE" w:rsidP="00C86F5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54ECFE" wp14:editId="3BC4709A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781425" cy="1394460"/>
            <wp:effectExtent l="19050" t="19050" r="28575" b="15240"/>
            <wp:wrapTight wrapText="bothSides">
              <wp:wrapPolygon edited="0">
                <wp:start x="-109" y="-295"/>
                <wp:lineTo x="-109" y="21541"/>
                <wp:lineTo x="21654" y="21541"/>
                <wp:lineTo x="21654" y="-295"/>
                <wp:lineTo x="-109" y="-295"/>
              </wp:wrapPolygon>
            </wp:wrapTight>
            <wp:docPr id="102807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70114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0" t="18064" r="16643" b="24089"/>
                    <a:stretch/>
                  </pic:blipFill>
                  <pic:spPr bwMode="auto">
                    <a:xfrm>
                      <a:off x="0" y="0"/>
                      <a:ext cx="3781425" cy="13944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FF7">
        <w:rPr>
          <w:rFonts w:ascii="Arial" w:eastAsia="Times New Roman" w:hAnsi="Arial" w:cs="Arial"/>
          <w:sz w:val="24"/>
          <w:szCs w:val="24"/>
          <w:lang w:eastAsia="en-AU"/>
        </w:rPr>
        <w:pict w14:anchorId="54A2692C">
          <v:rect id="_x0000_i1030" style="width:0;height:1.5pt" o:hralign="center" o:hrstd="t" o:hr="t" fillcolor="#a0a0a0" stroked="f"/>
        </w:pict>
      </w:r>
    </w:p>
    <w:p w14:paraId="2C45F8ED" w14:textId="67680988" w:rsidR="00A41B87" w:rsidRPr="00A41B87" w:rsidRDefault="00317D93" w:rsidP="00A41B87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Schedule or Join a Meeting: </w:t>
      </w:r>
      <w:r w:rsidR="00125901">
        <w:rPr>
          <w:rFonts w:ascii="Arial" w:hAnsi="Arial" w:cs="Arial"/>
          <w:noProof/>
          <w:sz w:val="24"/>
          <w:szCs w:val="24"/>
        </w:rPr>
        <w:t xml:space="preserve">To schedule a meeting, click </w:t>
      </w:r>
      <w:r>
        <w:rPr>
          <w:rFonts w:ascii="Arial" w:hAnsi="Arial" w:cs="Arial"/>
          <w:noProof/>
          <w:sz w:val="24"/>
          <w:szCs w:val="24"/>
        </w:rPr>
        <w:t>“Schedule”</w:t>
      </w:r>
      <w:r w:rsidR="00125901">
        <w:rPr>
          <w:rFonts w:ascii="Arial" w:hAnsi="Arial" w:cs="Arial"/>
          <w:noProof/>
          <w:sz w:val="24"/>
          <w:szCs w:val="24"/>
        </w:rPr>
        <w:t xml:space="preserve"> and enter the details like date, time, and topic or </w:t>
      </w:r>
      <w:r>
        <w:rPr>
          <w:rFonts w:ascii="Arial" w:hAnsi="Arial" w:cs="Arial"/>
          <w:noProof/>
          <w:sz w:val="24"/>
          <w:szCs w:val="24"/>
        </w:rPr>
        <w:t>click “Join” to enter a meeting ID provided by the host.</w:t>
      </w:r>
    </w:p>
    <w:p w14:paraId="480278AE" w14:textId="2D51D6DB" w:rsidR="008059AC" w:rsidRPr="00B07242" w:rsidRDefault="008C0FF7" w:rsidP="00A41B87">
      <w:pPr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4FF331B2">
          <v:rect id="_x0000_i1031" style="width:0;height:1.5pt" o:hralign="center" o:bullet="t" o:hrstd="t" o:hr="t" fillcolor="#a0a0a0" stroked="f"/>
        </w:pict>
      </w:r>
    </w:p>
    <w:p w14:paraId="4AB4EBB8" w14:textId="05EB1A43" w:rsidR="001359B2" w:rsidRDefault="001359B2" w:rsidP="001359B2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281A0D8" wp14:editId="3757D1FC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027805" cy="1521460"/>
            <wp:effectExtent l="19050" t="19050" r="10795" b="21590"/>
            <wp:wrapTight wrapText="bothSides">
              <wp:wrapPolygon edited="0">
                <wp:start x="-102" y="-270"/>
                <wp:lineTo x="-102" y="21636"/>
                <wp:lineTo x="21556" y="21636"/>
                <wp:lineTo x="21556" y="-270"/>
                <wp:lineTo x="-102" y="-270"/>
              </wp:wrapPolygon>
            </wp:wrapTight>
            <wp:docPr id="13836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3365" name=""/>
                    <pic:cNvPicPr/>
                  </pic:nvPicPr>
                  <pic:blipFill rotWithShape="1"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28594" r="12786" b="32128"/>
                    <a:stretch/>
                  </pic:blipFill>
                  <pic:spPr bwMode="auto">
                    <a:xfrm>
                      <a:off x="0" y="0"/>
                      <a:ext cx="4063131" cy="153480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>
        <w:rPr>
          <w:rFonts w:ascii="Arial" w:hAnsi="Arial" w:cs="Arial"/>
          <w:noProof/>
          <w:sz w:val="24"/>
          <w:szCs w:val="24"/>
        </w:rPr>
        <w:t>Explore Meeting Controls: Familiarize yourself with the various meeting controls, such as mute/unmute, screen sharing, and chat.</w:t>
      </w:r>
    </w:p>
    <w:p w14:paraId="7FD2B93C" w14:textId="77777777" w:rsidR="00204496" w:rsidRPr="001359B2" w:rsidRDefault="00204496" w:rsidP="00204496">
      <w:pPr>
        <w:pStyle w:val="ListParagraph"/>
        <w:tabs>
          <w:tab w:val="left" w:pos="3144"/>
        </w:tabs>
        <w:ind w:left="5321"/>
        <w:rPr>
          <w:rFonts w:ascii="Arial" w:hAnsi="Arial" w:cs="Arial"/>
          <w:noProof/>
          <w:sz w:val="24"/>
          <w:szCs w:val="24"/>
        </w:rPr>
      </w:pPr>
    </w:p>
    <w:p w14:paraId="42B71596" w14:textId="127A9101" w:rsidR="007E3430" w:rsidRPr="006C6045" w:rsidRDefault="008C0FF7" w:rsidP="006C6045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66A82F60">
          <v:rect id="_x0000_i1032" style="width:0;height:1.5pt" o:hralign="center" o:hrstd="t" o:hr="t" fillcolor="#a0a0a0" stroked="f"/>
        </w:pict>
      </w:r>
    </w:p>
    <w:p w14:paraId="77E74C1F" w14:textId="0301D33C" w:rsidR="00F0347F" w:rsidRDefault="00C214E2" w:rsidP="008369FA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98904C6" wp14:editId="01FF40F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046855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4" y="21284"/>
                <wp:lineTo x="21454" y="0"/>
                <wp:lineTo x="0" y="0"/>
              </wp:wrapPolygon>
            </wp:wrapTight>
            <wp:docPr id="47337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79491" name="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6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041" r="4867" b="13110"/>
                    <a:stretch/>
                  </pic:blipFill>
                  <pic:spPr bwMode="auto">
                    <a:xfrm>
                      <a:off x="0" y="0"/>
                      <a:ext cx="4047455" cy="143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>
        <w:rPr>
          <w:rFonts w:ascii="Arial" w:hAnsi="Arial" w:cs="Arial"/>
          <w:noProof/>
          <w:sz w:val="24"/>
          <w:szCs w:val="24"/>
        </w:rPr>
        <w:t xml:space="preserve">Customise Your Profile: </w:t>
      </w:r>
      <w:r w:rsidR="00125901">
        <w:rPr>
          <w:rFonts w:ascii="Arial" w:hAnsi="Arial" w:cs="Arial"/>
          <w:noProof/>
          <w:sz w:val="24"/>
          <w:szCs w:val="24"/>
        </w:rPr>
        <w:t>Add a profile picture by clicking on your initials or profile icon. Update your display name by going to “Settings” &gt; “Profile.”</w:t>
      </w:r>
    </w:p>
    <w:p w14:paraId="28D232D7" w14:textId="674373E7" w:rsidR="007E3430" w:rsidRPr="006C6045" w:rsidRDefault="008C0FF7" w:rsidP="006C604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6209E43E">
          <v:rect id="_x0000_i1033" style="width:0;height:1.5pt" o:hralign="center" o:hrstd="t" o:hr="t" fillcolor="#a0a0a0" stroked="f"/>
        </w:pict>
      </w:r>
    </w:p>
    <w:p w14:paraId="3A509248" w14:textId="01A1EF79" w:rsidR="00204496" w:rsidRDefault="00F0347F" w:rsidP="00204496">
      <w:pPr>
        <w:pStyle w:val="ListParagraph"/>
        <w:numPr>
          <w:ilvl w:val="0"/>
          <w:numId w:val="23"/>
        </w:numPr>
        <w:tabs>
          <w:tab w:val="left" w:pos="720"/>
          <w:tab w:val="left" w:pos="1440"/>
          <w:tab w:val="left" w:pos="2160"/>
          <w:tab w:val="left" w:pos="2880"/>
          <w:tab w:val="left" w:pos="3144"/>
          <w:tab w:val="left" w:pos="3600"/>
          <w:tab w:val="left" w:pos="4320"/>
          <w:tab w:val="left" w:pos="5796"/>
        </w:tabs>
        <w:spacing w:before="100" w:beforeAutospacing="1" w:after="100" w:afterAutospacing="1" w:line="240" w:lineRule="auto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24D3E4E" wp14:editId="41A0D77F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4089400" cy="1557020"/>
            <wp:effectExtent l="0" t="0" r="6350" b="5080"/>
            <wp:wrapTight wrapText="bothSides">
              <wp:wrapPolygon edited="0">
                <wp:start x="0" y="0"/>
                <wp:lineTo x="0" y="21406"/>
                <wp:lineTo x="21533" y="21406"/>
                <wp:lineTo x="21533" y="0"/>
                <wp:lineTo x="0" y="0"/>
              </wp:wrapPolygon>
            </wp:wrapTight>
            <wp:docPr id="167367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9203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2" t="20335" r="16088" b="16902"/>
                    <a:stretch/>
                  </pic:blipFill>
                  <pic:spPr bwMode="auto">
                    <a:xfrm>
                      <a:off x="0" y="0"/>
                      <a:ext cx="4142548" cy="157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 w:rsidRPr="00125901">
        <w:rPr>
          <w:rFonts w:ascii="Arial" w:hAnsi="Arial" w:cs="Arial"/>
          <w:noProof/>
          <w:sz w:val="24"/>
          <w:szCs w:val="24"/>
        </w:rPr>
        <w:t>Record Meetings (Optional): If needed,</w:t>
      </w:r>
      <w:r w:rsidR="00125901">
        <w:rPr>
          <w:rFonts w:ascii="Arial" w:hAnsi="Arial" w:cs="Arial"/>
          <w:noProof/>
          <w:sz w:val="24"/>
          <w:szCs w:val="24"/>
        </w:rPr>
        <w:t xml:space="preserve"> you can record meetings for future reference. During a meeting, click on the “Record” button, and it will save to your local device. </w:t>
      </w:r>
    </w:p>
    <w:p w14:paraId="6B6F3282" w14:textId="07393FC8" w:rsidR="009867FD" w:rsidRPr="00204496" w:rsidRDefault="009867FD" w:rsidP="00204496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144"/>
          <w:tab w:val="left" w:pos="3600"/>
          <w:tab w:val="left" w:pos="4320"/>
          <w:tab w:val="left" w:pos="5796"/>
        </w:tabs>
        <w:spacing w:before="100" w:beforeAutospacing="1" w:after="100" w:afterAutospacing="1" w:line="240" w:lineRule="auto"/>
        <w:ind w:left="5321"/>
        <w:rPr>
          <w:rFonts w:ascii="Arial" w:hAnsi="Arial" w:cs="Arial"/>
          <w:noProof/>
          <w:sz w:val="24"/>
          <w:szCs w:val="24"/>
        </w:rPr>
      </w:pPr>
      <w:r w:rsidRPr="006C6045">
        <w:rPr>
          <w:rFonts w:ascii="Arial" w:hAnsi="Arial" w:cs="Arial"/>
          <w:sz w:val="24"/>
          <w:szCs w:val="24"/>
        </w:rPr>
        <w:br w:type="page"/>
      </w:r>
    </w:p>
    <w:p w14:paraId="23F1964C" w14:textId="11EB804B" w:rsidR="009867FD" w:rsidRDefault="009867FD" w:rsidP="009867FD">
      <w:pPr>
        <w:pStyle w:val="Heading1"/>
      </w:pPr>
      <w:bookmarkStart w:id="44" w:name="_Toc148214594"/>
      <w:r>
        <w:lastRenderedPageBreak/>
        <w:t>Major features and functions</w:t>
      </w:r>
      <w:bookmarkEnd w:id="44"/>
    </w:p>
    <w:p w14:paraId="645B6CF3" w14:textId="77777777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Video Conferencing: </w:t>
      </w:r>
      <w:r>
        <w:rPr>
          <w:rFonts w:ascii="Arial" w:hAnsi="Arial" w:cs="Arial"/>
          <w:sz w:val="24"/>
          <w:szCs w:val="24"/>
        </w:rPr>
        <w:t>Host or join video meetings with multiple participants.</w:t>
      </w:r>
    </w:p>
    <w:p w14:paraId="39F6215F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473A1BE2" w14:textId="350C7520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Screen Sharing: </w:t>
      </w:r>
      <w:r>
        <w:rPr>
          <w:rFonts w:ascii="Arial" w:hAnsi="Arial" w:cs="Arial"/>
          <w:sz w:val="24"/>
          <w:szCs w:val="24"/>
        </w:rPr>
        <w:t>Share your screen with others for presentations or collaboration.</w:t>
      </w:r>
    </w:p>
    <w:p w14:paraId="528E3823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717BF926" w14:textId="2BDCD96F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Chat and Messaging: </w:t>
      </w:r>
      <w:r>
        <w:rPr>
          <w:rFonts w:ascii="Arial" w:hAnsi="Arial" w:cs="Arial"/>
          <w:sz w:val="24"/>
          <w:szCs w:val="24"/>
        </w:rPr>
        <w:t>Send messages, files, and links during or in between meetings.</w:t>
      </w:r>
    </w:p>
    <w:p w14:paraId="2B71126E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73B0BE4E" w14:textId="326A19EB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Recording: </w:t>
      </w:r>
      <w:r>
        <w:rPr>
          <w:rFonts w:ascii="Arial" w:hAnsi="Arial" w:cs="Arial"/>
          <w:sz w:val="24"/>
          <w:szCs w:val="24"/>
        </w:rPr>
        <w:t>Record meetings for future reference or for those who couldn’t attend.</w:t>
      </w:r>
    </w:p>
    <w:p w14:paraId="5FBEB672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29725104" w14:textId="1E7092DC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Virtual Backgrounds: </w:t>
      </w:r>
      <w:r>
        <w:rPr>
          <w:rFonts w:ascii="Arial" w:hAnsi="Arial" w:cs="Arial"/>
          <w:sz w:val="24"/>
          <w:szCs w:val="24"/>
        </w:rPr>
        <w:t>Customize your video background with fun or professional images.</w:t>
      </w:r>
    </w:p>
    <w:p w14:paraId="7FA956B6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63A4931C" w14:textId="77777777" w:rsidR="004640B1" w:rsidRDefault="00E35E12" w:rsidP="00E35E12">
      <w:pPr>
        <w:rPr>
          <w:ins w:id="45" w:author="Hayden Quinn" w:date="2023-10-18T15:22:00Z"/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Breakout Rooms: </w:t>
      </w:r>
      <w:r>
        <w:rPr>
          <w:rFonts w:ascii="Arial" w:hAnsi="Arial" w:cs="Arial"/>
          <w:sz w:val="24"/>
          <w:szCs w:val="24"/>
        </w:rPr>
        <w:t>Split meeting participants into smaller groups for discussions or activities.</w:t>
      </w:r>
    </w:p>
    <w:p w14:paraId="061F98D6" w14:textId="63504114" w:rsidR="009867FD" w:rsidRPr="00E35E12" w:rsidRDefault="004640B1" w:rsidP="00E35E12">
      <w:pPr>
        <w:rPr>
          <w:color w:val="1F3864" w:themeColor="accent1" w:themeShade="80"/>
          <w:sz w:val="28"/>
          <w:szCs w:val="28"/>
        </w:rPr>
      </w:pPr>
      <w:ins w:id="46" w:author="Hayden Quinn" w:date="2023-10-18T15:24:00Z">
        <w:r>
          <w:rPr>
            <w:rFonts w:ascii="Arial" w:hAnsi="Arial" w:cs="Arial"/>
            <w:sz w:val="24"/>
            <w:szCs w:val="24"/>
          </w:rPr>
          <w:fldChar w:fldCharType="begin"/>
        </w:r>
        <w:r>
          <w:rPr>
            <w:rFonts w:ascii="Arial" w:hAnsi="Arial" w:cs="Arial"/>
            <w:sz w:val="24"/>
            <w:szCs w:val="24"/>
          </w:rPr>
          <w:instrText xml:space="preserve"> HYPERLINK "https://techboomers.com/t/zoom-features-list" </w:instrText>
        </w:r>
        <w:r>
          <w:rPr>
            <w:rFonts w:ascii="Arial" w:hAnsi="Arial" w:cs="Arial"/>
            <w:sz w:val="24"/>
            <w:szCs w:val="24"/>
          </w:rPr>
          <w:fldChar w:fldCharType="separate"/>
        </w:r>
        <w:r w:rsidRPr="004640B1">
          <w:rPr>
            <w:rStyle w:val="Hyperlink"/>
            <w:rFonts w:ascii="Arial" w:hAnsi="Arial" w:cs="Arial"/>
            <w:sz w:val="24"/>
            <w:szCs w:val="24"/>
          </w:rPr>
          <w:t>Click Here to see all Zoom Features</w:t>
        </w:r>
        <w:r>
          <w:rPr>
            <w:rFonts w:ascii="Arial" w:hAnsi="Arial" w:cs="Arial"/>
            <w:sz w:val="24"/>
            <w:szCs w:val="24"/>
          </w:rPr>
          <w:fldChar w:fldCharType="end"/>
        </w:r>
      </w:ins>
      <w:r w:rsidR="009867FD" w:rsidRPr="00E35E12">
        <w:rPr>
          <w:color w:val="1F3864" w:themeColor="accent1" w:themeShade="80"/>
          <w:sz w:val="28"/>
          <w:szCs w:val="28"/>
        </w:rPr>
        <w:br w:type="page"/>
      </w:r>
    </w:p>
    <w:p w14:paraId="0536F834" w14:textId="208C867A" w:rsidR="009867FD" w:rsidRDefault="009867FD" w:rsidP="009867FD">
      <w:pPr>
        <w:pStyle w:val="Heading1"/>
      </w:pPr>
      <w:bookmarkStart w:id="47" w:name="_Toc148214595"/>
      <w:r>
        <w:lastRenderedPageBreak/>
        <w:t>Error messages and troubleshooting</w:t>
      </w:r>
      <w:bookmarkEnd w:id="47"/>
    </w:p>
    <w:tbl>
      <w:tblPr>
        <w:tblStyle w:val="GridTable1Light"/>
        <w:tblW w:w="9509" w:type="dxa"/>
        <w:tblInd w:w="-147" w:type="dxa"/>
        <w:tblLook w:val="04A0" w:firstRow="1" w:lastRow="0" w:firstColumn="1" w:lastColumn="0" w:noHBand="0" w:noVBand="1"/>
        <w:tblCaption w:val="Table of general errors, error codes and solutions"/>
        <w:tblDescription w:val="This is a table consisting of error descriptions, error codes and suggested solutions"/>
      </w:tblPr>
      <w:tblGrid>
        <w:gridCol w:w="3271"/>
        <w:gridCol w:w="3126"/>
        <w:gridCol w:w="3112"/>
      </w:tblGrid>
      <w:tr w:rsidR="00854A3C" w:rsidRPr="002D2BE8" w14:paraId="7348DC34" w14:textId="77777777" w:rsidTr="00D06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F2D362F" w14:textId="1D614D03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3126" w:type="dxa"/>
          </w:tcPr>
          <w:p w14:paraId="54845F8C" w14:textId="21A06BCE" w:rsidR="00854A3C" w:rsidRPr="002D2BE8" w:rsidRDefault="00854A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Error Code</w:t>
            </w:r>
          </w:p>
        </w:tc>
        <w:tc>
          <w:tcPr>
            <w:tcW w:w="3112" w:type="dxa"/>
          </w:tcPr>
          <w:p w14:paraId="755259B8" w14:textId="465CFF74" w:rsidR="00854A3C" w:rsidRPr="002D2BE8" w:rsidRDefault="00854A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Suggestion</w:t>
            </w:r>
          </w:p>
        </w:tc>
      </w:tr>
      <w:tr w:rsidR="00854A3C" w:rsidRPr="002D2BE8" w14:paraId="1604624A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D34BA8A" w14:textId="39BC2790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Failed to create a data connection with our server.</w:t>
            </w:r>
          </w:p>
        </w:tc>
        <w:tc>
          <w:tcPr>
            <w:tcW w:w="3126" w:type="dxa"/>
          </w:tcPr>
          <w:p w14:paraId="7AE51F83" w14:textId="4A4A104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12" w:type="dxa"/>
          </w:tcPr>
          <w:p w14:paraId="42F6ED8F" w14:textId="527058A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connection or network configuration.</w:t>
            </w:r>
          </w:p>
        </w:tc>
      </w:tr>
      <w:tr w:rsidR="00854A3C" w:rsidRPr="002D2BE8" w14:paraId="4FA96CFE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13B7478" w14:textId="5608BDF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Failed to send create meeting command to our server.</w:t>
            </w:r>
          </w:p>
        </w:tc>
        <w:tc>
          <w:tcPr>
            <w:tcW w:w="3126" w:type="dxa"/>
          </w:tcPr>
          <w:p w14:paraId="20EFF34A" w14:textId="3BE6D64D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112" w:type="dxa"/>
          </w:tcPr>
          <w:p w14:paraId="3055339A" w14:textId="221AE76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or HTTP request configuration.</w:t>
            </w:r>
          </w:p>
        </w:tc>
      </w:tr>
      <w:tr w:rsidR="00854A3C" w:rsidRPr="002D2BE8" w14:paraId="7BF2076B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1C72224" w14:textId="40D6B573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SDK authentication failure: invalid SDK key &amp; secret</w:t>
            </w:r>
          </w:p>
        </w:tc>
        <w:tc>
          <w:tcPr>
            <w:tcW w:w="3126" w:type="dxa"/>
          </w:tcPr>
          <w:p w14:paraId="3F759F10" w14:textId="50448169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3023</w:t>
            </w:r>
          </w:p>
        </w:tc>
        <w:tc>
          <w:tcPr>
            <w:tcW w:w="3112" w:type="dxa"/>
          </w:tcPr>
          <w:p w14:paraId="1E63F671" w14:textId="3EDAC8B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SDK key &amp; secret</w:t>
            </w:r>
          </w:p>
        </w:tc>
      </w:tr>
      <w:tr w:rsidR="00854A3C" w:rsidRPr="002D2BE8" w14:paraId="69D747CA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F1380D2" w14:textId="76A7E90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does not support using SDK</w:t>
            </w:r>
          </w:p>
        </w:tc>
        <w:tc>
          <w:tcPr>
            <w:tcW w:w="3126" w:type="dxa"/>
          </w:tcPr>
          <w:p w14:paraId="7A41AFF5" w14:textId="1725F28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3024</w:t>
            </w:r>
          </w:p>
        </w:tc>
        <w:tc>
          <w:tcPr>
            <w:tcW w:w="3112" w:type="dxa"/>
          </w:tcPr>
          <w:p w14:paraId="450848A2" w14:textId="323968E4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Ensure your license type or your account has SDK enabled.</w:t>
            </w:r>
          </w:p>
        </w:tc>
      </w:tr>
      <w:tr w:rsidR="00854A3C" w:rsidRPr="002D2BE8" w14:paraId="5E6BDCC6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2EA0187" w14:textId="4B5088A2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No response from our server in 30 seconds</w:t>
            </w:r>
          </w:p>
        </w:tc>
        <w:tc>
          <w:tcPr>
            <w:tcW w:w="3126" w:type="dxa"/>
          </w:tcPr>
          <w:p w14:paraId="66495628" w14:textId="399DD119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5003</w:t>
            </w:r>
          </w:p>
        </w:tc>
        <w:tc>
          <w:tcPr>
            <w:tcW w:w="3112" w:type="dxa"/>
          </w:tcPr>
          <w:p w14:paraId="267B2CA1" w14:textId="6947350F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again later. If it happens a lot, please visit our community forum for help.</w:t>
            </w:r>
          </w:p>
        </w:tc>
      </w:tr>
      <w:tr w:rsidR="00854A3C" w:rsidRPr="002D2BE8" w14:paraId="26D55473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B019249" w14:textId="1E399ED6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DNS resolve failure</w:t>
            </w:r>
          </w:p>
        </w:tc>
        <w:tc>
          <w:tcPr>
            <w:tcW w:w="3126" w:type="dxa"/>
          </w:tcPr>
          <w:p w14:paraId="3655EC1D" w14:textId="62DB4FB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5004</w:t>
            </w:r>
          </w:p>
        </w:tc>
        <w:tc>
          <w:tcPr>
            <w:tcW w:w="3112" w:type="dxa"/>
          </w:tcPr>
          <w:p w14:paraId="194FD61A" w14:textId="282E69E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adaptor or your network hardware.</w:t>
            </w:r>
          </w:p>
        </w:tc>
      </w:tr>
      <w:tr w:rsidR="00854A3C" w:rsidRPr="002D2BE8" w14:paraId="433D7631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11591AC" w14:textId="7565FE62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does not exist</w:t>
            </w:r>
          </w:p>
        </w:tc>
        <w:tc>
          <w:tcPr>
            <w:tcW w:w="3126" w:type="dxa"/>
          </w:tcPr>
          <w:p w14:paraId="138261C8" w14:textId="180F1790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102006</w:t>
            </w:r>
          </w:p>
        </w:tc>
        <w:tc>
          <w:tcPr>
            <w:tcW w:w="3112" w:type="dxa"/>
          </w:tcPr>
          <w:p w14:paraId="0BEDF786" w14:textId="1F93EE3D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Ensure the conference number is correct or has successfully been scheduled/hosted.</w:t>
            </w:r>
          </w:p>
        </w:tc>
      </w:tr>
      <w:tr w:rsidR="00854A3C" w:rsidRPr="002D2BE8" w14:paraId="4158314E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21CAD1CC" w14:textId="551E9336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Zoom client version lower than the minimum required version</w:t>
            </w:r>
          </w:p>
        </w:tc>
        <w:tc>
          <w:tcPr>
            <w:tcW w:w="3126" w:type="dxa"/>
          </w:tcPr>
          <w:p w14:paraId="7CDF3E92" w14:textId="076E4F9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102011</w:t>
            </w:r>
          </w:p>
        </w:tc>
        <w:tc>
          <w:tcPr>
            <w:tcW w:w="3112" w:type="dxa"/>
          </w:tcPr>
          <w:p w14:paraId="1B706179" w14:textId="59DF12C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download our latest version of SDK</w:t>
            </w:r>
          </w:p>
        </w:tc>
      </w:tr>
      <w:tr w:rsidR="00854A3C" w:rsidRPr="002D2BE8" w14:paraId="00E38038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F6848B6" w14:textId="12687A65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Zoom client version higher than the maximum allowed version</w:t>
            </w:r>
          </w:p>
        </w:tc>
        <w:tc>
          <w:tcPr>
            <w:tcW w:w="3126" w:type="dxa"/>
          </w:tcPr>
          <w:p w14:paraId="0EBA63FC" w14:textId="4E879E4F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102012</w:t>
            </w:r>
          </w:p>
        </w:tc>
        <w:tc>
          <w:tcPr>
            <w:tcW w:w="3112" w:type="dxa"/>
          </w:tcPr>
          <w:p w14:paraId="1F9A6363" w14:textId="47935C5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download our latest version of SDK</w:t>
            </w:r>
          </w:p>
        </w:tc>
      </w:tr>
      <w:tr w:rsidR="00854A3C" w:rsidRPr="002D2BE8" w14:paraId="2F345808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2BAA11D" w14:textId="2A29F111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token expired</w:t>
            </w:r>
          </w:p>
        </w:tc>
        <w:tc>
          <w:tcPr>
            <w:tcW w:w="3126" w:type="dxa"/>
          </w:tcPr>
          <w:p w14:paraId="3CC394ED" w14:textId="1EFCC16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102014</w:t>
            </w:r>
          </w:p>
        </w:tc>
        <w:tc>
          <w:tcPr>
            <w:tcW w:w="3112" w:type="dxa"/>
          </w:tcPr>
          <w:tbl>
            <w:tblPr>
              <w:tblW w:w="289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814"/>
            </w:tblGrid>
            <w:tr w:rsidR="00854A3C" w:rsidRPr="00854A3C" w14:paraId="5A468185" w14:textId="77777777" w:rsidTr="00D0675E">
              <w:trPr>
                <w:trHeight w:val="25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18F450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61A011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  <w:r w:rsidRPr="00854A3C"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  <w:t>Get a new token from our API</w:t>
                  </w:r>
                </w:p>
              </w:tc>
            </w:tr>
          </w:tbl>
          <w:p w14:paraId="363520B4" w14:textId="7777777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54A3C" w:rsidRPr="002D2BE8" w14:paraId="6B51BBEB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621FF0E" w14:textId="4B4D190C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Server is too busy</w:t>
            </w:r>
          </w:p>
        </w:tc>
        <w:tc>
          <w:tcPr>
            <w:tcW w:w="3126" w:type="dxa"/>
          </w:tcPr>
          <w:p w14:paraId="61426EE3" w14:textId="594EF0CC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103008</w:t>
            </w:r>
          </w:p>
        </w:tc>
        <w:tc>
          <w:tcPr>
            <w:tcW w:w="3112" w:type="dxa"/>
          </w:tcPr>
          <w:p w14:paraId="4CA4DA26" w14:textId="6E6B153E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again later. If it happens a lot, please visit our community forum for help.</w:t>
            </w:r>
          </w:p>
        </w:tc>
      </w:tr>
      <w:tr w:rsidR="00854A3C" w:rsidRPr="002D2BE8" w14:paraId="765095CE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9A31797" w14:textId="026B1E5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does not support the requested feature</w:t>
            </w:r>
          </w:p>
        </w:tc>
        <w:tc>
          <w:tcPr>
            <w:tcW w:w="3126" w:type="dxa"/>
          </w:tcPr>
          <w:p w14:paraId="40CCC104" w14:textId="32E9AD62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103024</w:t>
            </w:r>
          </w:p>
        </w:tc>
        <w:tc>
          <w:tcPr>
            <w:tcW w:w="3112" w:type="dxa"/>
          </w:tcPr>
          <w:p w14:paraId="0A158309" w14:textId="15956C04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ensure your account has the feature that you are requesting.</w:t>
            </w:r>
          </w:p>
        </w:tc>
      </w:tr>
      <w:tr w:rsidR="00854A3C" w:rsidRPr="002D2BE8" w14:paraId="188F5C00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C90001E" w14:textId="4C1917AE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</w:t>
            </w:r>
            <w:r w:rsidR="006F59D4">
              <w:rPr>
                <w:rFonts w:ascii="Arial" w:hAnsi="Arial" w:cs="Arial"/>
                <w:sz w:val="24"/>
                <w:szCs w:val="24"/>
              </w:rPr>
              <w:t>r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account does not support call out</w:t>
            </w:r>
          </w:p>
        </w:tc>
        <w:tc>
          <w:tcPr>
            <w:tcW w:w="3126" w:type="dxa"/>
          </w:tcPr>
          <w:p w14:paraId="0B61312E" w14:textId="23DCEEC2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103025</w:t>
            </w:r>
          </w:p>
        </w:tc>
        <w:tc>
          <w:tcPr>
            <w:tcW w:w="3112" w:type="dxa"/>
          </w:tcPr>
          <w:p w14:paraId="2AA8609E" w14:textId="764D9BF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ensure your account supports call out feature.</w:t>
            </w:r>
          </w:p>
        </w:tc>
      </w:tr>
      <w:tr w:rsidR="00854A3C" w:rsidRPr="002D2BE8" w14:paraId="3BD2F126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EC9343B" w14:textId="3F418AD4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lastRenderedPageBreak/>
              <w:t>Your account is in blacklist</w:t>
            </w:r>
          </w:p>
        </w:tc>
        <w:tc>
          <w:tcPr>
            <w:tcW w:w="3126" w:type="dxa"/>
          </w:tcPr>
          <w:p w14:paraId="17E5992C" w14:textId="0408FFA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103039</w:t>
            </w:r>
          </w:p>
        </w:tc>
        <w:tc>
          <w:tcPr>
            <w:tcW w:w="3112" w:type="dxa"/>
          </w:tcPr>
          <w:p w14:paraId="5E31E960" w14:textId="2EFF6E4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seek support since your account is in the blacklist.</w:t>
            </w:r>
          </w:p>
        </w:tc>
      </w:tr>
      <w:tr w:rsidR="00854A3C" w:rsidRPr="002D2BE8" w14:paraId="601C841D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267A2083" w14:textId="7DE4C2C1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going to create already exist</w:t>
            </w:r>
          </w:p>
        </w:tc>
        <w:tc>
          <w:tcPr>
            <w:tcW w:w="3126" w:type="dxa"/>
          </w:tcPr>
          <w:p w14:paraId="363E1609" w14:textId="3E5546CC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102004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103001</w:t>
            </w:r>
          </w:p>
        </w:tc>
        <w:tc>
          <w:tcPr>
            <w:tcW w:w="3112" w:type="dxa"/>
          </w:tcPr>
          <w:p w14:paraId="06E025F3" w14:textId="4F4BCFF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another meeting number or your previous “create meeting” request was successful.</w:t>
            </w:r>
          </w:p>
        </w:tc>
      </w:tr>
      <w:tr w:rsidR="00854A3C" w:rsidRPr="002D2BE8" w14:paraId="3239C1F7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14C750C9" w14:textId="5231D535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 xml:space="preserve">Number of </w:t>
            </w:r>
            <w:r w:rsidR="006F59D4" w:rsidRPr="002D2BE8">
              <w:rPr>
                <w:rFonts w:ascii="Arial" w:hAnsi="Arial" w:cs="Arial"/>
                <w:sz w:val="24"/>
                <w:szCs w:val="24"/>
              </w:rPr>
              <w:t>attendees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has reached limitation</w:t>
            </w:r>
          </w:p>
        </w:tc>
        <w:tc>
          <w:tcPr>
            <w:tcW w:w="3126" w:type="dxa"/>
          </w:tcPr>
          <w:p w14:paraId="3D72E113" w14:textId="4D2531D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102010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103006</w:t>
            </w:r>
          </w:p>
        </w:tc>
        <w:tc>
          <w:tcPr>
            <w:tcW w:w="3112" w:type="dxa"/>
          </w:tcPr>
          <w:tbl>
            <w:tblPr>
              <w:tblW w:w="289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814"/>
            </w:tblGrid>
            <w:tr w:rsidR="00854A3C" w:rsidRPr="00854A3C" w14:paraId="7D2A2DB0" w14:textId="77777777" w:rsidTr="00D0675E">
              <w:trPr>
                <w:trHeight w:val="38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4951AD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CF2779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  <w:r w:rsidRPr="00854A3C"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  <w:t>Contact our sales engineer if you would like to have more attendees.</w:t>
                  </w:r>
                </w:p>
              </w:tc>
            </w:tr>
          </w:tbl>
          <w:p w14:paraId="7B316D44" w14:textId="7777777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54A3C" w:rsidRPr="002D2BE8" w14:paraId="1771A045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CD2E8BC" w14:textId="5CCD3B27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The conference you are joining is locked</w:t>
            </w:r>
          </w:p>
        </w:tc>
        <w:tc>
          <w:tcPr>
            <w:tcW w:w="3126" w:type="dxa"/>
          </w:tcPr>
          <w:p w14:paraId="7237637D" w14:textId="22C02F0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102015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103011</w:t>
            </w:r>
          </w:p>
        </w:tc>
        <w:tc>
          <w:tcPr>
            <w:tcW w:w="3112" w:type="dxa"/>
          </w:tcPr>
          <w:p w14:paraId="51F0A187" w14:textId="0ECFBCF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contact your meeting host to unlock the meeting.</w:t>
            </w:r>
          </w:p>
        </w:tc>
      </w:tr>
      <w:tr w:rsidR="00854A3C" w:rsidRPr="002D2BE8" w14:paraId="4BA2BCEC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7D1E43F0" w14:textId="20D6DE89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Account is restricted, not allowed to join the conference</w:t>
            </w:r>
          </w:p>
        </w:tc>
        <w:tc>
          <w:tcPr>
            <w:tcW w:w="3126" w:type="dxa"/>
          </w:tcPr>
          <w:p w14:paraId="0D215C54" w14:textId="0A68B2B0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102016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103014</w:t>
            </w:r>
          </w:p>
        </w:tc>
        <w:tc>
          <w:tcPr>
            <w:tcW w:w="3112" w:type="dxa"/>
          </w:tcPr>
          <w:p w14:paraId="53DFCC05" w14:textId="6B36E05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is restricted, please seek support.</w:t>
            </w:r>
          </w:p>
        </w:tc>
      </w:tr>
    </w:tbl>
    <w:p w14:paraId="09A7F681" w14:textId="1AB1D8CB" w:rsidR="002D2BE8" w:rsidRPr="002D2BE8" w:rsidRDefault="002D2BE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a complete list of Error </w:t>
      </w:r>
      <w:r w:rsidR="006F59D4">
        <w:rPr>
          <w:rFonts w:ascii="Arial" w:hAnsi="Arial" w:cs="Arial"/>
          <w:b/>
          <w:bCs/>
          <w:sz w:val="24"/>
          <w:szCs w:val="24"/>
        </w:rPr>
        <w:t>Codes,</w:t>
      </w:r>
      <w:r>
        <w:rPr>
          <w:rFonts w:ascii="Arial" w:hAnsi="Arial" w:cs="Arial"/>
          <w:b/>
          <w:bCs/>
          <w:sz w:val="24"/>
          <w:szCs w:val="24"/>
        </w:rPr>
        <w:t xml:space="preserve"> please visit the </w:t>
      </w:r>
      <w:hyperlink r:id="rId45" w:history="1">
        <w:r w:rsidRPr="002D2BE8">
          <w:rPr>
            <w:rStyle w:val="Hyperlink"/>
            <w:rFonts w:ascii="Arial" w:hAnsi="Arial" w:cs="Arial"/>
            <w:b/>
            <w:bCs/>
            <w:sz w:val="24"/>
            <w:szCs w:val="24"/>
          </w:rPr>
          <w:t>Zoom Website</w:t>
        </w:r>
      </w:hyperlink>
      <w:r>
        <w:rPr>
          <w:rFonts w:ascii="Arial" w:hAnsi="Arial" w:cs="Arial"/>
          <w:b/>
          <w:bCs/>
          <w:sz w:val="24"/>
          <w:szCs w:val="24"/>
        </w:rPr>
        <w:t>.</w:t>
      </w:r>
    </w:p>
    <w:p w14:paraId="29BCD4F6" w14:textId="1767C341" w:rsidR="002D2BE8" w:rsidRDefault="002D2BE8">
      <w:r>
        <w:br w:type="page"/>
      </w:r>
    </w:p>
    <w:p w14:paraId="2F4DFF2B" w14:textId="1D8810ED" w:rsidR="009867FD" w:rsidRDefault="00033CE3" w:rsidP="009867FD">
      <w:pPr>
        <w:pStyle w:val="Heading1"/>
      </w:pPr>
      <w:bookmarkStart w:id="48" w:name="_Toc148214596"/>
      <w:ins w:id="49" w:author="Hayden Quinn" w:date="2023-10-18T13:06:00Z">
        <w:r>
          <w:lastRenderedPageBreak/>
          <w:t>D</w:t>
        </w:r>
      </w:ins>
      <w:del w:id="50" w:author="Hayden Quinn" w:date="2023-10-18T13:06:00Z">
        <w:r w:rsidR="00904DCD" w:rsidDel="00033CE3">
          <w:delText>d</w:delText>
        </w:r>
      </w:del>
      <w:r w:rsidR="009867FD">
        <w:t xml:space="preserve">eveloper </w:t>
      </w:r>
      <w:r w:rsidR="001B1D26">
        <w:t>C</w:t>
      </w:r>
      <w:r w:rsidR="009867FD">
        <w:t xml:space="preserve">ontact </w:t>
      </w:r>
      <w:r w:rsidR="001B1D26">
        <w:t>I</w:t>
      </w:r>
      <w:r w:rsidR="009867FD">
        <w:t>nformation</w:t>
      </w:r>
      <w:bookmarkEnd w:id="48"/>
    </w:p>
    <w:p w14:paraId="3D552788" w14:textId="77777777" w:rsidR="006F59D4" w:rsidRDefault="006F59D4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General Support:  </w:t>
      </w:r>
      <w:r w:rsidRPr="006F59D4">
        <w:rPr>
          <w:rFonts w:ascii="Arial" w:hAnsi="Arial" w:cs="Arial"/>
          <w:sz w:val="24"/>
          <w:szCs w:val="24"/>
        </w:rPr>
        <w:t xml:space="preserve">Get support from Zoom’s chatbot if you have a free account. If you have a question and you need answers right away, start an instant message with Zoom’s chatbot on the Zoom website. You’ll be chatting with a computer, not an actual person, so ask it short, direct questions to get the most benefit. You can use this feature if you have a free account, a licensed/pro account, or a business account. </w:t>
      </w:r>
    </w:p>
    <w:p w14:paraId="02B11AA6" w14:textId="372378B3" w:rsidR="006F59D4" w:rsidRDefault="006F59D4" w:rsidP="006F59D4">
      <w:pPr>
        <w:rPr>
          <w:rFonts w:ascii="Arial" w:hAnsi="Arial" w:cs="Arial"/>
          <w:sz w:val="24"/>
          <w:szCs w:val="24"/>
        </w:rPr>
      </w:pPr>
      <w:r w:rsidRPr="006F59D4">
        <w:rPr>
          <w:rFonts w:ascii="Arial" w:hAnsi="Arial" w:cs="Arial"/>
          <w:sz w:val="24"/>
          <w:szCs w:val="24"/>
        </w:rPr>
        <w:t xml:space="preserve">To connect with the chatbot, head to </w:t>
      </w:r>
      <w:hyperlink r:id="rId46" w:tgtFrame="_blank" w:history="1">
        <w:r w:rsidRPr="006F59D4">
          <w:rPr>
            <w:rStyle w:val="Hyperlink"/>
            <w:rFonts w:ascii="Arial" w:hAnsi="Arial" w:cs="Arial"/>
            <w:sz w:val="24"/>
            <w:szCs w:val="24"/>
          </w:rPr>
          <w:t>https://support.zoom.us/hc/en-us/articles/201362003</w:t>
        </w:r>
      </w:hyperlink>
      <w:r w:rsidRPr="006F59D4">
        <w:rPr>
          <w:rFonts w:ascii="Arial" w:hAnsi="Arial" w:cs="Arial"/>
          <w:sz w:val="24"/>
          <w:szCs w:val="24"/>
        </w:rPr>
        <w:t xml:space="preserve"> then click on </w:t>
      </w:r>
      <w:r w:rsidRPr="006F59D4">
        <w:rPr>
          <w:rStyle w:val="nowrap"/>
          <w:rFonts w:ascii="Arial" w:hAnsi="Arial" w:cs="Arial"/>
          <w:sz w:val="24"/>
          <w:szCs w:val="24"/>
          <w:bdr w:val="single" w:sz="6" w:space="0" w:color="AAAAAA" w:frame="1"/>
          <w:shd w:val="clear" w:color="auto" w:fill="F2F2F2"/>
        </w:rPr>
        <w:t>chatbot</w:t>
      </w:r>
      <w:r w:rsidRPr="006F59D4">
        <w:rPr>
          <w:rFonts w:ascii="Arial" w:hAnsi="Arial" w:cs="Arial"/>
          <w:sz w:val="24"/>
          <w:szCs w:val="24"/>
        </w:rPr>
        <w:t>.</w:t>
      </w:r>
    </w:p>
    <w:p w14:paraId="0CA5B3E9" w14:textId="77777777" w:rsidR="00EC07CB" w:rsidRDefault="00EC07CB" w:rsidP="006F59D4">
      <w:pPr>
        <w:rPr>
          <w:rFonts w:ascii="Arial" w:hAnsi="Arial" w:cs="Arial"/>
          <w:b/>
          <w:bCs/>
          <w:sz w:val="24"/>
          <w:szCs w:val="24"/>
        </w:rPr>
      </w:pPr>
    </w:p>
    <w:p w14:paraId="2784C960" w14:textId="1298D811" w:rsidR="006E4FD6" w:rsidRDefault="006F59D4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Non-Urgent Questions: </w:t>
      </w:r>
      <w:r w:rsidR="006E4FD6">
        <w:rPr>
          <w:rFonts w:ascii="Arial" w:hAnsi="Arial" w:cs="Arial"/>
          <w:sz w:val="24"/>
          <w:szCs w:val="24"/>
        </w:rPr>
        <w:t>I</w:t>
      </w:r>
      <w:r w:rsidR="006E4FD6" w:rsidRPr="006E4FD6">
        <w:rPr>
          <w:rFonts w:ascii="Arial" w:hAnsi="Arial" w:cs="Arial"/>
          <w:sz w:val="24"/>
          <w:szCs w:val="24"/>
        </w:rPr>
        <w:t>f you’d like to email Zoom instead, you can send them a message from your personal email account</w:t>
      </w:r>
      <w:r w:rsidR="006E4FD6">
        <w:rPr>
          <w:rFonts w:ascii="Arial" w:hAnsi="Arial" w:cs="Arial"/>
          <w:sz w:val="24"/>
          <w:szCs w:val="24"/>
        </w:rPr>
        <w:t xml:space="preserve"> to </w:t>
      </w:r>
      <w:hyperlink r:id="rId47" w:history="1">
        <w:r w:rsidR="006E4FD6" w:rsidRPr="00252A04">
          <w:rPr>
            <w:rStyle w:val="Hyperlink"/>
            <w:rFonts w:ascii="Arial" w:hAnsi="Arial" w:cs="Arial"/>
            <w:sz w:val="24"/>
            <w:szCs w:val="24"/>
          </w:rPr>
          <w:t>info@zoom.us</w:t>
        </w:r>
      </w:hyperlink>
      <w:r w:rsidR="006E4FD6">
        <w:rPr>
          <w:rFonts w:ascii="Arial" w:hAnsi="Arial" w:cs="Arial"/>
          <w:sz w:val="24"/>
          <w:szCs w:val="24"/>
        </w:rPr>
        <w:t>.</w:t>
      </w:r>
      <w:r w:rsidR="006E4FD6" w:rsidRPr="006E4FD6">
        <w:rPr>
          <w:rFonts w:ascii="Arial" w:hAnsi="Arial" w:cs="Arial"/>
          <w:sz w:val="24"/>
          <w:szCs w:val="24"/>
        </w:rPr>
        <w:t xml:space="preserve"> Make sure you give them your Zoom ID and describe the problem as accurately as possible. You can email Zoom no matter what kind of account you have.</w:t>
      </w:r>
    </w:p>
    <w:p w14:paraId="493508A1" w14:textId="77777777" w:rsidR="00EC07CB" w:rsidRDefault="00EC07CB" w:rsidP="006F59D4">
      <w:pPr>
        <w:rPr>
          <w:rFonts w:ascii="Arial" w:hAnsi="Arial" w:cs="Arial"/>
          <w:b/>
          <w:bCs/>
          <w:sz w:val="24"/>
          <w:szCs w:val="24"/>
        </w:rPr>
      </w:pPr>
    </w:p>
    <w:p w14:paraId="160B9F01" w14:textId="48D04B13" w:rsidR="00953EC3" w:rsidRPr="00953EC3" w:rsidRDefault="00953EC3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Developer: </w:t>
      </w:r>
      <w:r>
        <w:rPr>
          <w:rFonts w:ascii="Arial" w:hAnsi="Arial" w:cs="Arial"/>
          <w:sz w:val="24"/>
          <w:szCs w:val="24"/>
        </w:rPr>
        <w:t xml:space="preserve">Email </w:t>
      </w:r>
      <w:hyperlink r:id="rId48" w:history="1">
        <w:r w:rsidRPr="00252A04">
          <w:rPr>
            <w:rStyle w:val="Hyperlink"/>
            <w:rFonts w:ascii="Arial" w:hAnsi="Arial" w:cs="Arial"/>
            <w:sz w:val="24"/>
            <w:szCs w:val="24"/>
          </w:rPr>
          <w:t>developer-support@zoom.us</w:t>
        </w:r>
      </w:hyperlink>
      <w:r>
        <w:rPr>
          <w:rFonts w:ascii="Arial" w:hAnsi="Arial" w:cs="Arial"/>
          <w:sz w:val="24"/>
          <w:szCs w:val="24"/>
        </w:rPr>
        <w:t xml:space="preserve"> for any inquiries or assistance related to development.</w:t>
      </w:r>
    </w:p>
    <w:p w14:paraId="5B79B6D0" w14:textId="77777777" w:rsidR="00953EC3" w:rsidRDefault="00953EC3" w:rsidP="006F59D4">
      <w:pPr>
        <w:rPr>
          <w:rFonts w:ascii="Arial" w:hAnsi="Arial" w:cs="Arial"/>
          <w:b/>
          <w:bCs/>
          <w:sz w:val="24"/>
          <w:szCs w:val="24"/>
        </w:rPr>
      </w:pPr>
    </w:p>
    <w:p w14:paraId="5E09AA50" w14:textId="21CCCF2F" w:rsidR="006E4FD6" w:rsidRPr="006E4FD6" w:rsidRDefault="006E4FD6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Business Owners and administration: </w:t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Call</w:t>
      </w:r>
      <w:r w:rsidRPr="006E4FD6">
        <w:rPr>
          <w:rFonts w:ascii="Arial" w:hAnsi="Arial" w:cs="Arial"/>
          <w:sz w:val="24"/>
          <w:szCs w:val="24"/>
        </w:rPr>
        <w:t xml:space="preserve"> +61.1800.768.027</w:t>
      </w:r>
      <w:r>
        <w:rPr>
          <w:rFonts w:ascii="Arial" w:hAnsi="Arial" w:cs="Arial"/>
          <w:sz w:val="24"/>
          <w:szCs w:val="24"/>
        </w:rPr>
        <w:t xml:space="preserve"> (Australian Headquarters).</w:t>
      </w:r>
      <w:r>
        <w:rPr>
          <w:rFonts w:ascii="Arial" w:hAnsi="Arial" w:cs="Arial"/>
          <w:sz w:val="24"/>
          <w:szCs w:val="24"/>
        </w:rPr>
        <w:br/>
      </w:r>
      <w:r w:rsidRPr="006E4FD6">
        <w:rPr>
          <w:rFonts w:ascii="Arial" w:hAnsi="Arial" w:cs="Arial"/>
          <w:sz w:val="24"/>
          <w:szCs w:val="24"/>
        </w:rPr>
        <w:t>Other headquarter offices can be reached at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br/>
        <w:t>San Jose</w:t>
      </w:r>
      <w:r w:rsidR="00BF39EA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4FD6">
        <w:rPr>
          <w:rFonts w:ascii="Arial" w:hAnsi="Arial" w:cs="Arial"/>
          <w:sz w:val="24"/>
          <w:szCs w:val="24"/>
        </w:rPr>
        <w:t>1-888-799-9666</w:t>
      </w:r>
      <w:r>
        <w:rPr>
          <w:rFonts w:ascii="Arial" w:hAnsi="Arial" w:cs="Arial"/>
          <w:sz w:val="24"/>
          <w:szCs w:val="24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France: +33.800.94.64.64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India: 000.800.050.2040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Japan: +81.053.132.0070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New Zealand: +64.800.475.039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Singapore: +65.800.321.1249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United Kingdom: +44.800.368.7314 or +44.20.7039.896</w:t>
      </w:r>
      <w:r>
        <w:rPr>
          <w:rFonts w:ascii="Arial" w:eastAsia="Times New Roman" w:hAnsi="Arial" w:cs="Arial"/>
          <w:sz w:val="24"/>
          <w:szCs w:val="24"/>
          <w:lang w:eastAsia="en-AU"/>
        </w:rPr>
        <w:t>1</w:t>
      </w:r>
    </w:p>
    <w:p w14:paraId="4A4A5C89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5EE9049E" w14:textId="3F7017B5" w:rsidR="006F59D4" w:rsidRPr="006E4FD6" w:rsidRDefault="006E4FD6">
      <w:pPr>
        <w:rPr>
          <w:rFonts w:ascii="Arial" w:hAnsi="Arial" w:cs="Arial"/>
          <w:sz w:val="24"/>
          <w:szCs w:val="24"/>
        </w:rPr>
      </w:pPr>
      <w:r w:rsidRPr="006E4FD6">
        <w:rPr>
          <w:rFonts w:ascii="Arial" w:hAnsi="Arial" w:cs="Arial"/>
          <w:b/>
          <w:bCs/>
          <w:sz w:val="24"/>
          <w:szCs w:val="24"/>
        </w:rPr>
        <w:t>Submit a help request online if you’re a licensed or pro user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6E4FD6">
        <w:rPr>
          <w:rFonts w:ascii="Arial" w:hAnsi="Arial" w:cs="Arial"/>
          <w:sz w:val="24"/>
          <w:szCs w:val="24"/>
        </w:rPr>
        <w:t xml:space="preserve">You can fill out the support form by visiting </w:t>
      </w:r>
      <w:hyperlink r:id="rId49" w:tgtFrame="_blank" w:history="1">
        <w:r w:rsidRPr="006E4FD6">
          <w:rPr>
            <w:rStyle w:val="Hyperlink"/>
            <w:rFonts w:ascii="Arial" w:hAnsi="Arial" w:cs="Arial"/>
            <w:sz w:val="24"/>
            <w:szCs w:val="24"/>
          </w:rPr>
          <w:t>https://support.zoom.us/hc/en-us/requests/new</w:t>
        </w:r>
      </w:hyperlink>
      <w:r w:rsidRPr="006E4FD6">
        <w:rPr>
          <w:rFonts w:ascii="Arial" w:hAnsi="Arial" w:cs="Arial"/>
          <w:sz w:val="24"/>
          <w:szCs w:val="24"/>
        </w:rPr>
        <w:t>.</w:t>
      </w:r>
    </w:p>
    <w:p w14:paraId="61BA342A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75B866E3" w14:textId="58A23438" w:rsidR="006F59D4" w:rsidRDefault="00BF39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Contact Sales Team: </w:t>
      </w:r>
      <w:r w:rsidRPr="00BF39EA">
        <w:rPr>
          <w:rFonts w:ascii="Arial" w:hAnsi="Arial" w:cs="Arial"/>
          <w:sz w:val="24"/>
          <w:szCs w:val="24"/>
        </w:rPr>
        <w:t xml:space="preserve">You can fill out the sales </w:t>
      </w:r>
      <w:r>
        <w:rPr>
          <w:rFonts w:ascii="Arial" w:hAnsi="Arial" w:cs="Arial"/>
          <w:sz w:val="24"/>
          <w:szCs w:val="24"/>
        </w:rPr>
        <w:t xml:space="preserve">contact </w:t>
      </w:r>
      <w:r w:rsidRPr="00BF39EA">
        <w:rPr>
          <w:rFonts w:ascii="Arial" w:hAnsi="Arial" w:cs="Arial"/>
          <w:sz w:val="24"/>
          <w:szCs w:val="24"/>
        </w:rPr>
        <w:t>form by visiting</w:t>
      </w:r>
      <w:r>
        <w:rPr>
          <w:rFonts w:ascii="Arial" w:hAnsi="Arial" w:cs="Arial"/>
          <w:sz w:val="24"/>
          <w:szCs w:val="24"/>
        </w:rPr>
        <w:t xml:space="preserve"> </w:t>
      </w:r>
      <w:hyperlink r:id="rId50" w:history="1">
        <w:r w:rsidRPr="00252A04">
          <w:rPr>
            <w:rStyle w:val="Hyperlink"/>
            <w:rFonts w:ascii="Arial" w:hAnsi="Arial" w:cs="Arial"/>
            <w:sz w:val="24"/>
            <w:szCs w:val="24"/>
          </w:rPr>
          <w:t>https://zoom.us/contactsales</w:t>
        </w:r>
      </w:hyperlink>
      <w:r w:rsidRPr="00BF39EA">
        <w:rPr>
          <w:rFonts w:ascii="Arial" w:hAnsi="Arial" w:cs="Arial"/>
          <w:sz w:val="24"/>
          <w:szCs w:val="24"/>
        </w:rPr>
        <w:t>.</w:t>
      </w:r>
    </w:p>
    <w:p w14:paraId="6B0FCFC2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14124C12" w14:textId="4B72182B" w:rsidR="00BF39EA" w:rsidRPr="00BF39EA" w:rsidRDefault="00EC07C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Visit </w:t>
      </w:r>
      <w:hyperlink r:id="rId51" w:history="1">
        <w:r w:rsidRPr="00252A04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https://www.zoom.com/en/contact/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for more contact information.</w:t>
      </w:r>
    </w:p>
    <w:p w14:paraId="5E42F01B" w14:textId="69F64775" w:rsidR="009867FD" w:rsidRDefault="009867FD" w:rsidP="00206EDE">
      <w:pPr>
        <w:pStyle w:val="Heading1"/>
      </w:pPr>
      <w:r>
        <w:br w:type="page"/>
      </w:r>
      <w:bookmarkStart w:id="51" w:name="_Toc148214597"/>
      <w:r>
        <w:lastRenderedPageBreak/>
        <w:t xml:space="preserve">Version </w:t>
      </w:r>
      <w:r w:rsidR="001B1D26">
        <w:t>C</w:t>
      </w:r>
      <w:r>
        <w:t xml:space="preserve">ontrol and </w:t>
      </w:r>
      <w:r w:rsidR="001B1D26">
        <w:t>A</w:t>
      </w:r>
      <w:r>
        <w:t>pproval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40B1" w14:paraId="13D563BC" w14:textId="77777777" w:rsidTr="004640B1">
        <w:trPr>
          <w:ins w:id="52" w:author="Hayden Quinn" w:date="2023-10-18T15:24:00Z"/>
        </w:trPr>
        <w:tc>
          <w:tcPr>
            <w:tcW w:w="4508" w:type="dxa"/>
          </w:tcPr>
          <w:p w14:paraId="20D0B01B" w14:textId="2E23AD77" w:rsidR="004640B1" w:rsidRDefault="004640B1" w:rsidP="00206EDE">
            <w:pPr>
              <w:rPr>
                <w:ins w:id="53" w:author="Hayden Quinn" w:date="2023-10-18T15:24:00Z"/>
              </w:rPr>
            </w:pPr>
            <w:ins w:id="54" w:author="Hayden Quinn" w:date="2023-10-18T15:24:00Z">
              <w:r>
                <w:t>Version 1</w:t>
              </w:r>
            </w:ins>
            <w:ins w:id="55" w:author="Hayden Quinn" w:date="2023-10-18T15:25:00Z">
              <w:r>
                <w:t>.0</w:t>
              </w:r>
            </w:ins>
          </w:p>
        </w:tc>
        <w:tc>
          <w:tcPr>
            <w:tcW w:w="4508" w:type="dxa"/>
          </w:tcPr>
          <w:p w14:paraId="0100B967" w14:textId="0193DBFE" w:rsidR="004640B1" w:rsidRDefault="004640B1" w:rsidP="00206EDE">
            <w:pPr>
              <w:rPr>
                <w:ins w:id="56" w:author="Hayden Quinn" w:date="2023-10-18T15:24:00Z"/>
              </w:rPr>
            </w:pPr>
            <w:ins w:id="57" w:author="Hayden Quinn" w:date="2023-10-18T15:25:00Z">
              <w:r>
                <w:t>2023/10/12</w:t>
              </w:r>
            </w:ins>
          </w:p>
        </w:tc>
      </w:tr>
      <w:tr w:rsidR="004640B1" w14:paraId="1E949760" w14:textId="77777777" w:rsidTr="004640B1">
        <w:trPr>
          <w:ins w:id="58" w:author="Hayden Quinn" w:date="2023-10-18T15:24:00Z"/>
        </w:trPr>
        <w:tc>
          <w:tcPr>
            <w:tcW w:w="4508" w:type="dxa"/>
          </w:tcPr>
          <w:p w14:paraId="7C5FE96D" w14:textId="0E967379" w:rsidR="004640B1" w:rsidRDefault="004640B1" w:rsidP="00206EDE">
            <w:pPr>
              <w:rPr>
                <w:ins w:id="59" w:author="Hayden Quinn" w:date="2023-10-18T15:24:00Z"/>
              </w:rPr>
            </w:pPr>
            <w:ins w:id="60" w:author="Hayden Quinn" w:date="2023-10-18T15:25:00Z">
              <w:r>
                <w:t>Version 1.1</w:t>
              </w:r>
            </w:ins>
          </w:p>
        </w:tc>
        <w:tc>
          <w:tcPr>
            <w:tcW w:w="4508" w:type="dxa"/>
          </w:tcPr>
          <w:p w14:paraId="068B06E8" w14:textId="58C42E1E" w:rsidR="004640B1" w:rsidRDefault="004640B1" w:rsidP="00206EDE">
            <w:pPr>
              <w:rPr>
                <w:ins w:id="61" w:author="Hayden Quinn" w:date="2023-10-18T15:24:00Z"/>
              </w:rPr>
            </w:pPr>
            <w:ins w:id="62" w:author="Hayden Quinn" w:date="2023-10-18T15:25:00Z">
              <w:r>
                <w:t>2023/10/18</w:t>
              </w:r>
            </w:ins>
          </w:p>
        </w:tc>
      </w:tr>
      <w:tr w:rsidR="004640B1" w14:paraId="4E3DE175" w14:textId="77777777" w:rsidTr="004640B1">
        <w:trPr>
          <w:ins w:id="63" w:author="Hayden Quinn" w:date="2023-10-18T15:24:00Z"/>
        </w:trPr>
        <w:tc>
          <w:tcPr>
            <w:tcW w:w="4508" w:type="dxa"/>
          </w:tcPr>
          <w:p w14:paraId="457FEDFB" w14:textId="361F7DBE" w:rsidR="004640B1" w:rsidRDefault="004640B1" w:rsidP="00206EDE">
            <w:pPr>
              <w:rPr>
                <w:ins w:id="64" w:author="Hayden Quinn" w:date="2023-10-18T15:24:00Z"/>
              </w:rPr>
            </w:pPr>
            <w:ins w:id="65" w:author="Hayden Quinn" w:date="2023-10-18T15:25:00Z">
              <w:r>
                <w:t>Version 1.2</w:t>
              </w:r>
            </w:ins>
          </w:p>
        </w:tc>
        <w:tc>
          <w:tcPr>
            <w:tcW w:w="4508" w:type="dxa"/>
          </w:tcPr>
          <w:p w14:paraId="57D98130" w14:textId="0BB1D9D4" w:rsidR="004640B1" w:rsidRDefault="004640B1" w:rsidP="00206EDE">
            <w:pPr>
              <w:rPr>
                <w:ins w:id="66" w:author="Hayden Quinn" w:date="2023-10-18T15:24:00Z"/>
              </w:rPr>
            </w:pPr>
            <w:ins w:id="67" w:author="Hayden Quinn" w:date="2023-10-18T15:25:00Z">
              <w:r>
                <w:t>2023/10/18</w:t>
              </w:r>
            </w:ins>
          </w:p>
        </w:tc>
      </w:tr>
    </w:tbl>
    <w:p w14:paraId="282036DC" w14:textId="5237892B" w:rsidR="00206EDE" w:rsidRPr="00206EDE" w:rsidRDefault="00206EDE" w:rsidP="00206EDE"/>
    <w:sectPr w:rsidR="00206EDE" w:rsidRPr="00206EDE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AD3B9" w14:textId="77777777" w:rsidR="00B9036B" w:rsidRDefault="00B9036B" w:rsidP="00AD527C">
      <w:pPr>
        <w:spacing w:after="0" w:line="240" w:lineRule="auto"/>
      </w:pPr>
      <w:r>
        <w:separator/>
      </w:r>
    </w:p>
  </w:endnote>
  <w:endnote w:type="continuationSeparator" w:id="0">
    <w:p w14:paraId="6BEDF788" w14:textId="77777777" w:rsidR="00B9036B" w:rsidRDefault="00B9036B" w:rsidP="00AD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6A548" w14:textId="02C93883" w:rsidR="004640B1" w:rsidRDefault="004640B1" w:rsidP="00846626">
    <w:pPr>
      <w:pStyle w:val="Header"/>
      <w:tabs>
        <w:tab w:val="clear" w:pos="9026"/>
        <w:tab w:val="left" w:pos="7920"/>
      </w:tabs>
      <w:jc w:val="center"/>
      <w:rPr>
        <w:ins w:id="72" w:author="Hayden Quinn" w:date="2023-10-18T15:17:00Z"/>
      </w:rPr>
    </w:pPr>
    <w:ins w:id="73" w:author="Hayden Quinn" w:date="2023-10-18T15:17:00Z">
      <w:r>
        <w:fldChar w:fldCharType="begin"/>
      </w:r>
      <w:r>
        <w:instrText xml:space="preserve"> FILENAME   \* MERGEFORMAT </w:instrText>
      </w:r>
    </w:ins>
    <w:r>
      <w:fldChar w:fldCharType="separate"/>
    </w:r>
    <w:ins w:id="74" w:author="Hayden Quinn" w:date="2023-10-18T15:17:00Z">
      <w:r>
        <w:rPr>
          <w:noProof/>
        </w:rPr>
        <w:t>User Guide-install, run and use zoom-v1.1-2023.10.18.docx</w:t>
      </w:r>
      <w:r>
        <w:fldChar w:fldCharType="end"/>
      </w:r>
    </w:ins>
  </w:p>
  <w:p w14:paraId="30AFEDAB" w14:textId="77777777" w:rsidR="004640B1" w:rsidRDefault="004640B1" w:rsidP="00846626">
    <w:pPr>
      <w:pStyle w:val="Header"/>
      <w:tabs>
        <w:tab w:val="clear" w:pos="9026"/>
        <w:tab w:val="left" w:pos="7920"/>
      </w:tabs>
      <w:jc w:val="center"/>
      <w:rPr>
        <w:ins w:id="75" w:author="Hayden Quinn" w:date="2023-10-18T15:17:00Z"/>
      </w:rPr>
    </w:pPr>
  </w:p>
  <w:p w14:paraId="3B49EBA4" w14:textId="77777777" w:rsidR="004640B1" w:rsidRDefault="004640B1" w:rsidP="00846626">
    <w:pPr>
      <w:pStyle w:val="Header"/>
      <w:tabs>
        <w:tab w:val="clear" w:pos="9026"/>
        <w:tab w:val="left" w:pos="7920"/>
      </w:tabs>
      <w:jc w:val="center"/>
      <w:rPr>
        <w:ins w:id="76" w:author="Hayden Quinn" w:date="2023-10-18T15:17:00Z"/>
      </w:rPr>
    </w:pPr>
  </w:p>
  <w:p w14:paraId="4B28834E" w14:textId="3497B6BB" w:rsidR="00846626" w:rsidRDefault="008C0FF7" w:rsidP="00846626">
    <w:pPr>
      <w:pStyle w:val="Header"/>
      <w:tabs>
        <w:tab w:val="clear" w:pos="9026"/>
        <w:tab w:val="left" w:pos="7920"/>
      </w:tabs>
      <w:jc w:val="center"/>
    </w:pPr>
    <w:customXmlDelRangeStart w:id="77" w:author="Hayden Quinn" w:date="2023-10-18T15:17:00Z"/>
    <w:sdt>
      <w:sdtPr>
        <w:alias w:val="Title"/>
        <w:tag w:val=""/>
        <w:id w:val="1048883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customXmlDelRangeEnd w:id="77"/>
        <w:del w:id="78" w:author="Hayden Quinn" w:date="2023-10-18T15:16:00Z">
          <w:r w:rsidR="004640B1" w:rsidDel="004640B1">
            <w:delText>Zoom User Guide</w:delText>
          </w:r>
        </w:del>
        <w:customXmlDelRangeStart w:id="79" w:author="Hayden Quinn" w:date="2023-10-18T15:17:00Z"/>
      </w:sdtContent>
    </w:sdt>
    <w:customXmlDelRangeEnd w:id="79"/>
    <w:r w:rsidR="00846626">
      <w:tab/>
    </w:r>
    <w:r w:rsidR="00846626">
      <w:rPr>
        <w:color w:val="7F7F7F" w:themeColor="background1" w:themeShade="7F"/>
        <w:spacing w:val="60"/>
      </w:rPr>
      <w:t>Page</w:t>
    </w:r>
    <w:r w:rsidR="00846626">
      <w:t xml:space="preserve"> | </w:t>
    </w:r>
    <w:r w:rsidR="00846626">
      <w:fldChar w:fldCharType="begin"/>
    </w:r>
    <w:r w:rsidR="00846626">
      <w:instrText xml:space="preserve"> PAGE   \* MERGEFORMAT </w:instrText>
    </w:r>
    <w:r w:rsidR="00846626">
      <w:fldChar w:fldCharType="separate"/>
    </w:r>
    <w:r w:rsidR="00846626">
      <w:rPr>
        <w:b/>
        <w:bCs/>
        <w:noProof/>
      </w:rPr>
      <w:t>1</w:t>
    </w:r>
    <w:r w:rsidR="00846626">
      <w:rPr>
        <w:b/>
        <w:bCs/>
        <w:noProof/>
      </w:rPr>
      <w:fldChar w:fldCharType="end"/>
    </w:r>
    <w:r w:rsidR="00846626">
      <w:tab/>
    </w:r>
    <w:r w:rsidR="00846626">
      <w:fldChar w:fldCharType="begin"/>
    </w:r>
    <w:r w:rsidR="00846626">
      <w:instrText xml:space="preserve"> CREATEDATE  \@ "yyyy-MM-dd"  \* MERGEFORMAT </w:instrText>
    </w:r>
    <w:r w:rsidR="00846626">
      <w:fldChar w:fldCharType="separate"/>
    </w:r>
    <w:r w:rsidR="007014A6">
      <w:rPr>
        <w:noProof/>
      </w:rPr>
      <w:t>2023-10-13</w:t>
    </w:r>
    <w:r w:rsidR="00846626">
      <w:fldChar w:fldCharType="end"/>
    </w:r>
  </w:p>
  <w:p w14:paraId="6C423208" w14:textId="77777777" w:rsidR="00526BEC" w:rsidRPr="00D23275" w:rsidRDefault="00526BEC" w:rsidP="00D23275">
    <w:pPr>
      <w:pStyle w:val="Header"/>
      <w:tabs>
        <w:tab w:val="clear" w:pos="9026"/>
        <w:tab w:val="left" w:pos="792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8AEC9" w14:textId="77777777" w:rsidR="00B9036B" w:rsidRDefault="00B9036B" w:rsidP="00AD527C">
      <w:pPr>
        <w:spacing w:after="0" w:line="240" w:lineRule="auto"/>
      </w:pPr>
      <w:r>
        <w:separator/>
      </w:r>
    </w:p>
  </w:footnote>
  <w:footnote w:type="continuationSeparator" w:id="0">
    <w:p w14:paraId="476A225E" w14:textId="77777777" w:rsidR="00B9036B" w:rsidRDefault="00B9036B" w:rsidP="00AD5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B53EC" w14:textId="39040A5E" w:rsidR="006741F9" w:rsidRDefault="006741F9" w:rsidP="006741F9">
    <w:pPr>
      <w:pStyle w:val="Header"/>
      <w:tabs>
        <w:tab w:val="clear" w:pos="9026"/>
        <w:tab w:val="left" w:pos="7920"/>
      </w:tabs>
    </w:pPr>
    <w:r>
      <w:t xml:space="preserve"> Murray Tafe</w:t>
    </w:r>
  </w:p>
  <w:p w14:paraId="75A4EC90" w14:textId="6DB571DD" w:rsidR="00526BEC" w:rsidRDefault="008C0FF7" w:rsidP="00D23275">
    <w:pPr>
      <w:pStyle w:val="Header"/>
      <w:tabs>
        <w:tab w:val="clear" w:pos="9026"/>
        <w:tab w:val="left" w:pos="7920"/>
      </w:tabs>
      <w:jc w:val="center"/>
    </w:pPr>
    <w:sdt>
      <w:sdtPr>
        <w:alias w:val="Title"/>
        <w:tag w:val=""/>
        <w:id w:val="46554842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del w:id="68" w:author="Hayden Quinn" w:date="2023-10-18T15:16:00Z">
          <w:r w:rsidR="004640B1" w:rsidDel="004640B1">
            <w:delText>Zoom User Guide</w:delText>
          </w:r>
        </w:del>
        <w:ins w:id="69" w:author="Hayden Quinn" w:date="2023-10-18T15:30:00Z">
          <w:r w:rsidR="001A2102">
            <w:t>Zoom User Guide</w:t>
          </w:r>
        </w:ins>
      </w:sdtContent>
    </w:sdt>
    <w:r w:rsidR="00D23275">
      <w:tab/>
    </w:r>
    <w:ins w:id="70" w:author="Hayden Quinn" w:date="2023-10-18T15:15:00Z">
      <w:r w:rsidR="004640B1">
        <w:t>1.2</w:t>
      </w:r>
    </w:ins>
    <w:del w:id="71" w:author="Hayden Quinn" w:date="2023-10-18T13:10:00Z">
      <w:r w:rsidR="00D32726" w:rsidDel="00D32888">
        <w:fldChar w:fldCharType="begin"/>
      </w:r>
      <w:r w:rsidR="00D32726" w:rsidDel="00D32888">
        <w:delInstrText xml:space="preserve"> DOCPROPERTY  Version  \* MERGEFORMAT </w:delInstrText>
      </w:r>
      <w:r w:rsidR="00D32726" w:rsidDel="00D32888">
        <w:fldChar w:fldCharType="separate"/>
      </w:r>
      <w:r w:rsidR="007014A6" w:rsidDel="00D32888">
        <w:delText>1.0</w:delText>
      </w:r>
      <w:r w:rsidR="00D32726" w:rsidDel="00D32888">
        <w:fldChar w:fldCharType="end"/>
      </w:r>
    </w:del>
    <w:r w:rsidR="00D23275">
      <w:tab/>
    </w:r>
    <w:r w:rsidR="00D23275">
      <w:fldChar w:fldCharType="begin"/>
    </w:r>
    <w:r w:rsidR="00D23275">
      <w:instrText xml:space="preserve"> CREATEDATE  \@ "yyyy-MM-dd"  \* MERGEFORMAT </w:instrText>
    </w:r>
    <w:r w:rsidR="00D23275">
      <w:fldChar w:fldCharType="separate"/>
    </w:r>
    <w:r w:rsidR="007014A6">
      <w:rPr>
        <w:noProof/>
      </w:rPr>
      <w:t>2023-10-13</w:t>
    </w:r>
    <w:r w:rsidR="00D23275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84A3D04"/>
    <w:multiLevelType w:val="multilevel"/>
    <w:tmpl w:val="2842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9E7716"/>
    <w:multiLevelType w:val="multilevel"/>
    <w:tmpl w:val="BC06D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E119D"/>
    <w:multiLevelType w:val="multilevel"/>
    <w:tmpl w:val="D46A9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AF6630"/>
    <w:multiLevelType w:val="multilevel"/>
    <w:tmpl w:val="F622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0E2011"/>
    <w:multiLevelType w:val="multilevel"/>
    <w:tmpl w:val="D1D4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2A4315"/>
    <w:multiLevelType w:val="multilevel"/>
    <w:tmpl w:val="8494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2E3B46"/>
    <w:multiLevelType w:val="multilevel"/>
    <w:tmpl w:val="3436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024DC6"/>
    <w:multiLevelType w:val="multilevel"/>
    <w:tmpl w:val="B858A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23213F"/>
    <w:multiLevelType w:val="multilevel"/>
    <w:tmpl w:val="FE408A28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80" w:hanging="360"/>
      </w:pPr>
      <w:rPr>
        <w:rFonts w:hint="default"/>
      </w:rPr>
    </w:lvl>
    <w:lvl w:ilvl="2">
      <w:start w:val="7"/>
      <w:numFmt w:val="bullet"/>
      <w:lvlText w:val="-"/>
      <w:lvlJc w:val="left"/>
      <w:pPr>
        <w:ind w:left="720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8112F"/>
    <w:multiLevelType w:val="multilevel"/>
    <w:tmpl w:val="C506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532EEF"/>
    <w:multiLevelType w:val="multilevel"/>
    <w:tmpl w:val="A9688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892704"/>
    <w:multiLevelType w:val="multilevel"/>
    <w:tmpl w:val="D68A0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08B4D45"/>
    <w:multiLevelType w:val="hybridMultilevel"/>
    <w:tmpl w:val="3FDC3868"/>
    <w:lvl w:ilvl="0" w:tplc="0C09000F">
      <w:start w:val="1"/>
      <w:numFmt w:val="decimal"/>
      <w:lvlText w:val="%1."/>
      <w:lvlJc w:val="left"/>
      <w:pPr>
        <w:ind w:left="5321" w:hanging="360"/>
      </w:pPr>
    </w:lvl>
    <w:lvl w:ilvl="1" w:tplc="0C090019" w:tentative="1">
      <w:start w:val="1"/>
      <w:numFmt w:val="lowerLetter"/>
      <w:lvlText w:val="%2."/>
      <w:lvlJc w:val="left"/>
      <w:pPr>
        <w:ind w:left="6041" w:hanging="360"/>
      </w:pPr>
    </w:lvl>
    <w:lvl w:ilvl="2" w:tplc="0C09001B" w:tentative="1">
      <w:start w:val="1"/>
      <w:numFmt w:val="lowerRoman"/>
      <w:lvlText w:val="%3."/>
      <w:lvlJc w:val="right"/>
      <w:pPr>
        <w:ind w:left="6761" w:hanging="180"/>
      </w:pPr>
    </w:lvl>
    <w:lvl w:ilvl="3" w:tplc="0C09000F" w:tentative="1">
      <w:start w:val="1"/>
      <w:numFmt w:val="decimal"/>
      <w:lvlText w:val="%4."/>
      <w:lvlJc w:val="left"/>
      <w:pPr>
        <w:ind w:left="7481" w:hanging="360"/>
      </w:pPr>
    </w:lvl>
    <w:lvl w:ilvl="4" w:tplc="0C090019" w:tentative="1">
      <w:start w:val="1"/>
      <w:numFmt w:val="lowerLetter"/>
      <w:lvlText w:val="%5."/>
      <w:lvlJc w:val="left"/>
      <w:pPr>
        <w:ind w:left="8201" w:hanging="360"/>
      </w:pPr>
    </w:lvl>
    <w:lvl w:ilvl="5" w:tplc="0C09001B" w:tentative="1">
      <w:start w:val="1"/>
      <w:numFmt w:val="lowerRoman"/>
      <w:lvlText w:val="%6."/>
      <w:lvlJc w:val="right"/>
      <w:pPr>
        <w:ind w:left="8921" w:hanging="180"/>
      </w:pPr>
    </w:lvl>
    <w:lvl w:ilvl="6" w:tplc="0C09000F" w:tentative="1">
      <w:start w:val="1"/>
      <w:numFmt w:val="decimal"/>
      <w:lvlText w:val="%7."/>
      <w:lvlJc w:val="left"/>
      <w:pPr>
        <w:ind w:left="9641" w:hanging="360"/>
      </w:pPr>
    </w:lvl>
    <w:lvl w:ilvl="7" w:tplc="0C090019" w:tentative="1">
      <w:start w:val="1"/>
      <w:numFmt w:val="lowerLetter"/>
      <w:lvlText w:val="%8."/>
      <w:lvlJc w:val="left"/>
      <w:pPr>
        <w:ind w:left="10361" w:hanging="360"/>
      </w:pPr>
    </w:lvl>
    <w:lvl w:ilvl="8" w:tplc="0C09001B" w:tentative="1">
      <w:start w:val="1"/>
      <w:numFmt w:val="lowerRoman"/>
      <w:lvlText w:val="%9."/>
      <w:lvlJc w:val="right"/>
      <w:pPr>
        <w:ind w:left="11081" w:hanging="180"/>
      </w:pPr>
    </w:lvl>
  </w:abstractNum>
  <w:abstractNum w:abstractNumId="13" w15:restartNumberingAfterBreak="0">
    <w:nsid w:val="45B90AAF"/>
    <w:multiLevelType w:val="multilevel"/>
    <w:tmpl w:val="06DCA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F0713"/>
    <w:multiLevelType w:val="multilevel"/>
    <w:tmpl w:val="423C5E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C3559C0"/>
    <w:multiLevelType w:val="multilevel"/>
    <w:tmpl w:val="E488D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8662D1"/>
    <w:multiLevelType w:val="multilevel"/>
    <w:tmpl w:val="5A9689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50FD2F4D"/>
    <w:multiLevelType w:val="hybridMultilevel"/>
    <w:tmpl w:val="46B878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C693D"/>
    <w:multiLevelType w:val="hybridMultilevel"/>
    <w:tmpl w:val="B0D42C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DA3276"/>
    <w:multiLevelType w:val="multilevel"/>
    <w:tmpl w:val="0DC20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8D2968"/>
    <w:multiLevelType w:val="multilevel"/>
    <w:tmpl w:val="7952D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9F139C"/>
    <w:multiLevelType w:val="multilevel"/>
    <w:tmpl w:val="44723116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630774"/>
    <w:multiLevelType w:val="multilevel"/>
    <w:tmpl w:val="1D40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FF12097"/>
    <w:multiLevelType w:val="multilevel"/>
    <w:tmpl w:val="D10AF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7"/>
  </w:num>
  <w:num w:numId="3">
    <w:abstractNumId w:val="4"/>
  </w:num>
  <w:num w:numId="4">
    <w:abstractNumId w:val="22"/>
  </w:num>
  <w:num w:numId="5">
    <w:abstractNumId w:val="2"/>
  </w:num>
  <w:num w:numId="6">
    <w:abstractNumId w:val="7"/>
  </w:num>
  <w:num w:numId="7">
    <w:abstractNumId w:val="13"/>
  </w:num>
  <w:num w:numId="8">
    <w:abstractNumId w:val="0"/>
  </w:num>
  <w:num w:numId="9">
    <w:abstractNumId w:val="6"/>
  </w:num>
  <w:num w:numId="10">
    <w:abstractNumId w:val="11"/>
  </w:num>
  <w:num w:numId="11">
    <w:abstractNumId w:val="5"/>
  </w:num>
  <w:num w:numId="12">
    <w:abstractNumId w:val="9"/>
  </w:num>
  <w:num w:numId="13">
    <w:abstractNumId w:val="23"/>
  </w:num>
  <w:num w:numId="14">
    <w:abstractNumId w:val="8"/>
  </w:num>
  <w:num w:numId="15">
    <w:abstractNumId w:val="21"/>
  </w:num>
  <w:num w:numId="16">
    <w:abstractNumId w:val="3"/>
  </w:num>
  <w:num w:numId="17">
    <w:abstractNumId w:val="20"/>
  </w:num>
  <w:num w:numId="18">
    <w:abstractNumId w:val="10"/>
  </w:num>
  <w:num w:numId="19">
    <w:abstractNumId w:val="15"/>
  </w:num>
  <w:num w:numId="20">
    <w:abstractNumId w:val="19"/>
  </w:num>
  <w:num w:numId="21">
    <w:abstractNumId w:val="16"/>
  </w:num>
  <w:num w:numId="22">
    <w:abstractNumId w:val="14"/>
  </w:num>
  <w:num w:numId="23">
    <w:abstractNumId w:val="12"/>
  </w:num>
  <w:num w:numId="2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ayden Quinn">
    <w15:presenceInfo w15:providerId="AD" w15:userId="S::30001724@students.sunitafe.edu.au::e32d8701-6b96-4998-adfa-a5bc522d4e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trackRevisions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A6"/>
    <w:rsid w:val="00033CE3"/>
    <w:rsid w:val="000717A7"/>
    <w:rsid w:val="00071DE6"/>
    <w:rsid w:val="00085B88"/>
    <w:rsid w:val="00087492"/>
    <w:rsid w:val="000900AD"/>
    <w:rsid w:val="000B5363"/>
    <w:rsid w:val="0010391A"/>
    <w:rsid w:val="001152CE"/>
    <w:rsid w:val="00125901"/>
    <w:rsid w:val="00130715"/>
    <w:rsid w:val="001359B2"/>
    <w:rsid w:val="001A2102"/>
    <w:rsid w:val="001B1D26"/>
    <w:rsid w:val="001C5B18"/>
    <w:rsid w:val="001C5E02"/>
    <w:rsid w:val="001D3BAC"/>
    <w:rsid w:val="00204496"/>
    <w:rsid w:val="00206EDE"/>
    <w:rsid w:val="00220855"/>
    <w:rsid w:val="00273775"/>
    <w:rsid w:val="002A3D0F"/>
    <w:rsid w:val="002C4109"/>
    <w:rsid w:val="002D2BE8"/>
    <w:rsid w:val="00314FFC"/>
    <w:rsid w:val="00317D93"/>
    <w:rsid w:val="00322604"/>
    <w:rsid w:val="003444D8"/>
    <w:rsid w:val="003616D9"/>
    <w:rsid w:val="00365EBE"/>
    <w:rsid w:val="003858EB"/>
    <w:rsid w:val="00385D2D"/>
    <w:rsid w:val="003D26E0"/>
    <w:rsid w:val="003E5ACD"/>
    <w:rsid w:val="003E7FED"/>
    <w:rsid w:val="004640B1"/>
    <w:rsid w:val="00477501"/>
    <w:rsid w:val="004910CD"/>
    <w:rsid w:val="0049200E"/>
    <w:rsid w:val="004C0763"/>
    <w:rsid w:val="004C3BEE"/>
    <w:rsid w:val="004C3EB6"/>
    <w:rsid w:val="004E60C8"/>
    <w:rsid w:val="00522BB6"/>
    <w:rsid w:val="00526BEC"/>
    <w:rsid w:val="0055360C"/>
    <w:rsid w:val="005C5C77"/>
    <w:rsid w:val="005D357B"/>
    <w:rsid w:val="0064409C"/>
    <w:rsid w:val="006656BD"/>
    <w:rsid w:val="006741F9"/>
    <w:rsid w:val="00686265"/>
    <w:rsid w:val="00695365"/>
    <w:rsid w:val="006B3B02"/>
    <w:rsid w:val="006C2F80"/>
    <w:rsid w:val="006C4145"/>
    <w:rsid w:val="006C6045"/>
    <w:rsid w:val="006D25BD"/>
    <w:rsid w:val="006D5435"/>
    <w:rsid w:val="006D584F"/>
    <w:rsid w:val="006E4FD6"/>
    <w:rsid w:val="006F59D4"/>
    <w:rsid w:val="007014A6"/>
    <w:rsid w:val="00712D88"/>
    <w:rsid w:val="00725958"/>
    <w:rsid w:val="00727F96"/>
    <w:rsid w:val="007A2893"/>
    <w:rsid w:val="007B598A"/>
    <w:rsid w:val="007E3430"/>
    <w:rsid w:val="008059AC"/>
    <w:rsid w:val="00831760"/>
    <w:rsid w:val="008369FA"/>
    <w:rsid w:val="00843E95"/>
    <w:rsid w:val="00846626"/>
    <w:rsid w:val="00854A3C"/>
    <w:rsid w:val="00862072"/>
    <w:rsid w:val="00867A22"/>
    <w:rsid w:val="008A2B7D"/>
    <w:rsid w:val="008C0FF7"/>
    <w:rsid w:val="008D0BA0"/>
    <w:rsid w:val="00900549"/>
    <w:rsid w:val="00904DCD"/>
    <w:rsid w:val="00953EC3"/>
    <w:rsid w:val="009867FD"/>
    <w:rsid w:val="00992826"/>
    <w:rsid w:val="0099623E"/>
    <w:rsid w:val="009D398D"/>
    <w:rsid w:val="00A04B3F"/>
    <w:rsid w:val="00A13875"/>
    <w:rsid w:val="00A41B87"/>
    <w:rsid w:val="00A466FA"/>
    <w:rsid w:val="00A826C1"/>
    <w:rsid w:val="00A97709"/>
    <w:rsid w:val="00AC4B5A"/>
    <w:rsid w:val="00AD527C"/>
    <w:rsid w:val="00AE46C1"/>
    <w:rsid w:val="00B07242"/>
    <w:rsid w:val="00B233DB"/>
    <w:rsid w:val="00B278B7"/>
    <w:rsid w:val="00B60BB3"/>
    <w:rsid w:val="00B9036B"/>
    <w:rsid w:val="00BA398E"/>
    <w:rsid w:val="00BE3623"/>
    <w:rsid w:val="00BF39EA"/>
    <w:rsid w:val="00BF5499"/>
    <w:rsid w:val="00C12B29"/>
    <w:rsid w:val="00C214E2"/>
    <w:rsid w:val="00C32848"/>
    <w:rsid w:val="00C427AD"/>
    <w:rsid w:val="00C62480"/>
    <w:rsid w:val="00C86F55"/>
    <w:rsid w:val="00CA67E2"/>
    <w:rsid w:val="00CC5885"/>
    <w:rsid w:val="00CE15D0"/>
    <w:rsid w:val="00CE22CD"/>
    <w:rsid w:val="00D0675E"/>
    <w:rsid w:val="00D23275"/>
    <w:rsid w:val="00D32726"/>
    <w:rsid w:val="00D32888"/>
    <w:rsid w:val="00D42BC6"/>
    <w:rsid w:val="00D62835"/>
    <w:rsid w:val="00D74CEA"/>
    <w:rsid w:val="00D94DEC"/>
    <w:rsid w:val="00DB273F"/>
    <w:rsid w:val="00DD19A1"/>
    <w:rsid w:val="00DE5652"/>
    <w:rsid w:val="00DF17F5"/>
    <w:rsid w:val="00E06C5B"/>
    <w:rsid w:val="00E20BE3"/>
    <w:rsid w:val="00E30629"/>
    <w:rsid w:val="00E35E12"/>
    <w:rsid w:val="00E35EFD"/>
    <w:rsid w:val="00E41A5F"/>
    <w:rsid w:val="00EC07CB"/>
    <w:rsid w:val="00EF3AE5"/>
    <w:rsid w:val="00F021A0"/>
    <w:rsid w:val="00F0347F"/>
    <w:rsid w:val="00F05F80"/>
    <w:rsid w:val="00F31A9B"/>
    <w:rsid w:val="00F42EBC"/>
    <w:rsid w:val="00F53C4C"/>
    <w:rsid w:val="00F5594D"/>
    <w:rsid w:val="00F5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2"/>
    </o:shapelayout>
  </w:shapeDefaults>
  <w:decimalSymbol w:val="."/>
  <w:listSeparator w:val=","/>
  <w14:docId w14:val="536E335A"/>
  <w15:chartTrackingRefBased/>
  <w15:docId w15:val="{28D10DA3-F553-4B23-9BFC-022560639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4D8"/>
    <w:pPr>
      <w:pBdr>
        <w:top w:val="single" w:sz="4" w:space="1" w:color="auto"/>
        <w:left w:val="single" w:sz="4" w:space="4" w:color="auto"/>
        <w:bottom w:val="single" w:sz="4" w:space="31" w:color="auto"/>
        <w:right w:val="single" w:sz="4" w:space="4" w:color="auto"/>
      </w:pBdr>
      <w:tabs>
        <w:tab w:val="left" w:pos="3682"/>
      </w:tabs>
      <w:jc w:val="center"/>
      <w:outlineLvl w:val="0"/>
    </w:pPr>
    <w:rPr>
      <w:color w:val="1F3864" w:themeColor="accent1" w:themeShade="80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A826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D527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D5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27C"/>
  </w:style>
  <w:style w:type="paragraph" w:styleId="Footer">
    <w:name w:val="footer"/>
    <w:basedOn w:val="Normal"/>
    <w:link w:val="FooterChar"/>
    <w:uiPriority w:val="99"/>
    <w:unhideWhenUsed/>
    <w:rsid w:val="00AD5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27C"/>
  </w:style>
  <w:style w:type="character" w:customStyle="1" w:styleId="Heading1Char">
    <w:name w:val="Heading 1 Char"/>
    <w:basedOn w:val="DefaultParagraphFont"/>
    <w:link w:val="Heading1"/>
    <w:uiPriority w:val="9"/>
    <w:rsid w:val="003444D8"/>
    <w:rPr>
      <w:color w:val="1F3864" w:themeColor="accent1" w:themeShade="8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A67E2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A67E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A67E2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CA67E2"/>
    <w:pPr>
      <w:spacing w:after="100"/>
    </w:pPr>
  </w:style>
  <w:style w:type="character" w:styleId="IntenseReference">
    <w:name w:val="Intense Reference"/>
    <w:basedOn w:val="DefaultParagraphFont"/>
    <w:uiPriority w:val="32"/>
    <w:qFormat/>
    <w:rsid w:val="0010391A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A826C1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styleId="Hyperlink">
    <w:name w:val="Hyperlink"/>
    <w:basedOn w:val="DefaultParagraphFont"/>
    <w:uiPriority w:val="99"/>
    <w:unhideWhenUsed/>
    <w:rsid w:val="00A826C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82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BookTitle">
    <w:name w:val="Book Title"/>
    <w:basedOn w:val="DefaultParagraphFont"/>
    <w:uiPriority w:val="33"/>
    <w:qFormat/>
    <w:rsid w:val="003616D9"/>
    <w:rPr>
      <w:b/>
      <w:bCs/>
      <w:i/>
      <w:iCs/>
      <w:spacing w:val="5"/>
    </w:rPr>
  </w:style>
  <w:style w:type="character" w:styleId="IntenseEmphasis">
    <w:name w:val="Intense Emphasis"/>
    <w:basedOn w:val="DefaultParagraphFont"/>
    <w:uiPriority w:val="21"/>
    <w:qFormat/>
    <w:rsid w:val="003616D9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6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6D9"/>
    <w:rPr>
      <w:i/>
      <w:i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68626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D93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220855"/>
  </w:style>
  <w:style w:type="paragraph" w:customStyle="1" w:styleId="DecimalAligned">
    <w:name w:val="Decimal Aligned"/>
    <w:basedOn w:val="Normal"/>
    <w:uiPriority w:val="40"/>
    <w:qFormat/>
    <w:rsid w:val="00AC4B5A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AC4B5A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C4B5A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AC4B5A"/>
    <w:rPr>
      <w:i/>
      <w:iCs/>
    </w:rPr>
  </w:style>
  <w:style w:type="table" w:styleId="LightShading-Accent1">
    <w:name w:val="Light Shading Accent 1"/>
    <w:basedOn w:val="TableNormal"/>
    <w:uiPriority w:val="60"/>
    <w:rsid w:val="00AC4B5A"/>
    <w:pPr>
      <w:spacing w:after="0" w:line="240" w:lineRule="auto"/>
    </w:pPr>
    <w:rPr>
      <w:rFonts w:eastAsiaTheme="minorEastAsia"/>
      <w:color w:val="2F5496" w:themeColor="accent1" w:themeShade="BF"/>
      <w:lang w:val="en-US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ghtList">
    <w:name w:val="Light List"/>
    <w:basedOn w:val="TableNormal"/>
    <w:uiPriority w:val="61"/>
    <w:rsid w:val="00AC4B5A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TableGrid">
    <w:name w:val="Table Grid"/>
    <w:basedOn w:val="TableNormal"/>
    <w:uiPriority w:val="39"/>
    <w:rsid w:val="00854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854A3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854A3C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DefaultParagraphFont"/>
    <w:rsid w:val="006F59D4"/>
  </w:style>
  <w:style w:type="paragraph" w:styleId="Caption">
    <w:name w:val="caption"/>
    <w:basedOn w:val="Normal"/>
    <w:next w:val="Normal"/>
    <w:uiPriority w:val="35"/>
    <w:unhideWhenUsed/>
    <w:qFormat/>
    <w:rsid w:val="00BE36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E362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5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7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93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9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7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9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diagramColors" Target="diagrams/colors1.xml"/><Relationship Id="rId26" Type="http://schemas.openxmlformats.org/officeDocument/2006/relationships/diagramLayout" Target="diagrams/layout3.xml"/><Relationship Id="rId39" Type="http://schemas.openxmlformats.org/officeDocument/2006/relationships/image" Target="media/image7.png"/><Relationship Id="rId21" Type="http://schemas.openxmlformats.org/officeDocument/2006/relationships/diagramLayout" Target="diagrams/layout2.xml"/><Relationship Id="rId34" Type="http://schemas.microsoft.com/office/2007/relationships/hdphoto" Target="media/hdphoto2.wdp"/><Relationship Id="rId42" Type="http://schemas.microsoft.com/office/2007/relationships/hdphoto" Target="media/hdphoto6.wdp"/><Relationship Id="rId47" Type="http://schemas.openxmlformats.org/officeDocument/2006/relationships/hyperlink" Target="mailto:info@zoom.us" TargetMode="External"/><Relationship Id="rId50" Type="http://schemas.openxmlformats.org/officeDocument/2006/relationships/hyperlink" Target="https://zoom.us/contactsales" TargetMode="External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microsoft.com/office/2007/relationships/diagramDrawing" Target="diagrams/drawing3.xml"/><Relationship Id="rId11" Type="http://schemas.openxmlformats.org/officeDocument/2006/relationships/hyperlink" Target="https://support.zoom.us/hc/en-us/articles/360026690212" TargetMode="External"/><Relationship Id="rId24" Type="http://schemas.microsoft.com/office/2007/relationships/diagramDrawing" Target="diagrams/drawing2.xml"/><Relationship Id="rId32" Type="http://schemas.openxmlformats.org/officeDocument/2006/relationships/hyperlink" Target="https://zoom.us/" TargetMode="External"/><Relationship Id="rId37" Type="http://schemas.openxmlformats.org/officeDocument/2006/relationships/image" Target="media/image6.png"/><Relationship Id="rId40" Type="http://schemas.microsoft.com/office/2007/relationships/hdphoto" Target="media/hdphoto5.wdp"/><Relationship Id="rId45" Type="http://schemas.openxmlformats.org/officeDocument/2006/relationships/hyperlink" Target="https://developers.zoom.us/docs/meeting-sdk/android/resource/error-codes/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hyperlink" Target="file:///\\Students\Users\30001724\Desktop\HICTICT309-main\ICTICT\Zoom%20User%20Guide\User%20Guide-install,%20run%20and%20use%20zoom-v1.0-2023.10.12.docx" TargetMode="External"/><Relationship Id="rId14" Type="http://schemas.openxmlformats.org/officeDocument/2006/relationships/image" Target="media/image2.png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image" Target="media/image3.png"/><Relationship Id="rId35" Type="http://schemas.openxmlformats.org/officeDocument/2006/relationships/image" Target="media/image5.png"/><Relationship Id="rId43" Type="http://schemas.openxmlformats.org/officeDocument/2006/relationships/image" Target="media/image9.png"/><Relationship Id="rId48" Type="http://schemas.openxmlformats.org/officeDocument/2006/relationships/hyperlink" Target="mailto:developer-support@zoom.us" TargetMode="External"/><Relationship Id="rId56" Type="http://schemas.openxmlformats.org/officeDocument/2006/relationships/glossaryDocument" Target="glossary/document.xml"/><Relationship Id="rId8" Type="http://schemas.openxmlformats.org/officeDocument/2006/relationships/hyperlink" Target="file:///\\Students\Users\30001724\Desktop\HICTICT309-main\ICTICT\Zoom%20User%20Guide\User%20Guide-install,%20run%20and%20use%20zoom-v1.0-2023.10.12.docx" TargetMode="External"/><Relationship Id="rId51" Type="http://schemas.openxmlformats.org/officeDocument/2006/relationships/hyperlink" Target="https://www.zoom.com/en/contact/" TargetMode="External"/><Relationship Id="rId3" Type="http://schemas.openxmlformats.org/officeDocument/2006/relationships/styles" Target="styles.xml"/><Relationship Id="rId12" Type="http://schemas.openxmlformats.org/officeDocument/2006/relationships/hyperlink" Target="https://support.zoom.us/hc/en-us/articles/360044801671" TargetMode="External"/><Relationship Id="rId17" Type="http://schemas.openxmlformats.org/officeDocument/2006/relationships/diagramQuickStyle" Target="diagrams/quickStyle1.xml"/><Relationship Id="rId25" Type="http://schemas.openxmlformats.org/officeDocument/2006/relationships/diagramData" Target="diagrams/data3.xml"/><Relationship Id="rId33" Type="http://schemas.openxmlformats.org/officeDocument/2006/relationships/image" Target="media/image4.png"/><Relationship Id="rId38" Type="http://schemas.microsoft.com/office/2007/relationships/hdphoto" Target="media/hdphoto4.wdp"/><Relationship Id="rId46" Type="http://schemas.openxmlformats.org/officeDocument/2006/relationships/hyperlink" Target="https://support.zoom.us/hc/en-us/articles/201362003" TargetMode="External"/><Relationship Id="rId20" Type="http://schemas.openxmlformats.org/officeDocument/2006/relationships/diagramData" Target="diagrams/data2.xml"/><Relationship Id="rId41" Type="http://schemas.openxmlformats.org/officeDocument/2006/relationships/image" Target="media/image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36" Type="http://schemas.microsoft.com/office/2007/relationships/hdphoto" Target="media/hdphoto3.wdp"/><Relationship Id="rId49" Type="http://schemas.openxmlformats.org/officeDocument/2006/relationships/hyperlink" Target="https://support.zoom.us/hc/en-us/requests/new" TargetMode="External"/><Relationship Id="rId57" Type="http://schemas.openxmlformats.org/officeDocument/2006/relationships/theme" Target="theme/theme1.xml"/><Relationship Id="rId10" Type="http://schemas.openxmlformats.org/officeDocument/2006/relationships/hyperlink" Target="file:///\\Students\Users\30001724\Desktop\HICTICT309-main\ICTICT\Zoom%20User%20Guide\User%20Guide-install,%20run%20and%20use%20zoom-v1.0-2023.10.12.docx" TargetMode="External"/><Relationship Id="rId31" Type="http://schemas.microsoft.com/office/2007/relationships/hdphoto" Target="media/hdphoto1.wdp"/><Relationship Id="rId44" Type="http://schemas.microsoft.com/office/2007/relationships/hdphoto" Target="media/hdphoto7.wdp"/><Relationship Id="rId5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4ubt4d\Desktop\ICTICT\User%20Guide-template-%2012.10.2023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0_3" csCatId="mainScheme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In your internet browser, enter https://zoom.us/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top-right of the page, click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RESOURCES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 then click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Zoom.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 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Under 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Zoom Client for Meetings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, click the 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 button.</a:t>
          </a:r>
          <a:br>
            <a:rPr lang="en-AU" sz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Double-click the Zoom installer to begin the desktop client install.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Complete the installation process.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Double-click the Zoom desktop icon to begin using Zoom.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6_2" csCatId="accent6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App Store icon.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bottom right of your screen, tap Search and enter “Zoom” in the search box.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GET.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1_2" csCatId="accent1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Google Play icon.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top right of the screen, tap Search and enter “Zoom” in the search box.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Install button and tap Accept.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In your internet browser, enter https://zoom.us/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top-right of the page, click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RESOURCES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 then click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Zoom.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Under 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Zoom Client for Meetings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, click the 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 button.</a:t>
          </a:r>
          <a:b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Double-click the Zoom installer to begin the desktop client install.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Complete the installation process.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dk2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dk2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Double-click the Zoom desktop icon to begin using Zoom.</a:t>
          </a:r>
        </a:p>
      </dsp:txBody>
      <dsp:txXfrm>
        <a:off x="2388509" y="1647084"/>
        <a:ext cx="1799041" cy="9888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App Store icon.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bottom right of your screen, tap Search and enter “Zoom” in the search box.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GET.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6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6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sp:txBody>
      <dsp:txXfrm>
        <a:off x="2388509" y="1647084"/>
        <a:ext cx="1799041" cy="9888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Google Play icon.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top right of the screen, tap Search and enter “Zoom” in the search box.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Install button and tap Accept.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tint val="60000"/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tint val="60000"/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15000"/>
                <a:satMod val="180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hade val="45000"/>
                <a:satMod val="170000"/>
              </a:schemeClr>
            </a:gs>
            <a:gs pos="70000">
              <a:schemeClr val="accent1">
                <a:hueOff val="0"/>
                <a:satOff val="0"/>
                <a:lumOff val="0"/>
                <a:alphaOff val="0"/>
                <a:tint val="99000"/>
                <a:shade val="65000"/>
                <a:satMod val="155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95500"/>
                <a:shade val="100000"/>
                <a:satMod val="155000"/>
              </a:schemeClr>
            </a:gs>
          </a:gsLst>
          <a:lin ang="16200000" scaled="0"/>
        </a:gradFill>
        <a:ln>
          <a:noFill/>
        </a:ln>
        <a:effectLst>
          <a:outerShdw blurRad="63500" dist="38100" dir="5400000" rotWithShape="0">
            <a:srgbClr val="000000">
              <a:alpha val="45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6360000"/>
          </a:lightRig>
        </a:scene3d>
        <a:sp3d contourW="1000" prstMaterial="flat">
          <a:bevelT w="95250" h="101600"/>
          <a:contourClr>
            <a:schemeClr val="accent1">
              <a:hueOff val="0"/>
              <a:satOff val="0"/>
              <a:lumOff val="0"/>
              <a:alphaOff val="0"/>
              <a:satMod val="30000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sp:txBody>
      <dsp:txXfrm>
        <a:off x="2388509" y="1647084"/>
        <a:ext cx="1799041" cy="9888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4361AFACFD42F2A69C72F5357AF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240AD8-FF0C-4F8D-A58B-8AACDFB7DC00}"/>
      </w:docPartPr>
      <w:docPartBody>
        <w:p w:rsidR="00BA0550" w:rsidRDefault="00653A05">
          <w:pPr>
            <w:pStyle w:val="6A4361AFACFD42F2A69C72F5357AF38D"/>
          </w:pPr>
          <w:r w:rsidRPr="00EA3A82">
            <w:rPr>
              <w:rStyle w:val="PlaceholderText"/>
            </w:rPr>
            <w:t>[Title]</w:t>
          </w:r>
        </w:p>
      </w:docPartBody>
    </w:docPart>
    <w:docPart>
      <w:docPartPr>
        <w:name w:val="AF47E28B50C24EA4B6C55787E75A8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CAB498-62A0-4AA7-9235-44E4750C4706}"/>
      </w:docPartPr>
      <w:docPartBody>
        <w:p w:rsidR="00BA0550" w:rsidRDefault="00653A05">
          <w:pPr>
            <w:pStyle w:val="AF47E28B50C24EA4B6C55787E75A8C9A"/>
          </w:pPr>
          <w:r w:rsidRPr="00EA3A82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5F"/>
    <w:rsid w:val="000C265F"/>
    <w:rsid w:val="0013460C"/>
    <w:rsid w:val="003D1C5E"/>
    <w:rsid w:val="004E2EB3"/>
    <w:rsid w:val="00653A05"/>
    <w:rsid w:val="00B21829"/>
    <w:rsid w:val="00BA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21829"/>
    <w:rPr>
      <w:color w:val="808080"/>
    </w:rPr>
  </w:style>
  <w:style w:type="paragraph" w:customStyle="1" w:styleId="6A4361AFACFD42F2A69C72F5357AF38D">
    <w:name w:val="6A4361AFACFD42F2A69C72F5357AF38D"/>
  </w:style>
  <w:style w:type="paragraph" w:customStyle="1" w:styleId="AF47E28B50C24EA4B6C55787E75A8C9A">
    <w:name w:val="AF47E28B50C24EA4B6C55787E75A8C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0F9FB-5628-4783-82B3-73947B9B7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Guide-template- 12.10.2023.dotx</Template>
  <TotalTime>3</TotalTime>
  <Pages>16</Pages>
  <Words>1535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Zoom User Guide</vt:lpstr>
    </vt:vector>
  </TitlesOfParts>
  <Company/>
  <LinksUpToDate>false</LinksUpToDate>
  <CharactersWithSpaces>10271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Zoom User Guide</dc:title>
  <dc:subject/>
  <dc:creator>Hayden Quinn</dc:creator>
  <cp:keywords/>
  <dc:description/>
  <cp:lastModifiedBy>Hayden Quinn</cp:lastModifiedBy>
  <cp:revision>4</cp:revision>
  <dcterms:created xsi:type="dcterms:W3CDTF">2023-10-18T04:27:00Z</dcterms:created>
  <dcterms:modified xsi:type="dcterms:W3CDTF">2023-10-18T04:31:00Z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</Properties>
</file>